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ACFD3C" w14:textId="77777777" w:rsidR="00831D06" w:rsidRDefault="005607B2" w:rsidP="00EA62DA">
      <w:pPr>
        <w:snapToGrid w:val="0"/>
        <w:spacing w:afterLines="50" w:after="156" w:line="440" w:lineRule="exact"/>
        <w:jc w:val="center"/>
        <w:rPr>
          <w:rFonts w:ascii="楷体" w:eastAsia="楷体" w:hAnsi="楷体" w:cs="楷体_GB2312"/>
          <w:b/>
          <w:bCs/>
          <w:sz w:val="28"/>
          <w:szCs w:val="28"/>
        </w:rPr>
      </w:pPr>
      <w:bookmarkStart w:id="0" w:name="OLE_LINK1"/>
      <w:bookmarkStart w:id="1" w:name="OLE_LINK2"/>
      <w:bookmarkStart w:id="2" w:name="OLE_LINK3"/>
      <w:r>
        <w:rPr>
          <w:rFonts w:ascii="楷体" w:eastAsia="楷体" w:hAnsi="楷体" w:cs="楷体_GB2312" w:hint="eastAsia"/>
          <w:b/>
          <w:bCs/>
          <w:sz w:val="28"/>
          <w:szCs w:val="28"/>
        </w:rPr>
        <w:t>融合</w:t>
      </w:r>
      <w:r w:rsidR="00EA1434">
        <w:rPr>
          <w:rFonts w:ascii="楷体" w:eastAsia="楷体" w:hAnsi="楷体" w:cs="楷体_GB2312" w:hint="eastAsia"/>
          <w:b/>
          <w:bCs/>
          <w:sz w:val="28"/>
          <w:szCs w:val="28"/>
        </w:rPr>
        <w:t>移动</w:t>
      </w:r>
      <w:r w:rsidR="00EA1434">
        <w:rPr>
          <w:rFonts w:ascii="楷体" w:eastAsia="楷体" w:hAnsi="楷体" w:cs="楷体_GB2312"/>
          <w:b/>
          <w:bCs/>
          <w:sz w:val="28"/>
          <w:szCs w:val="28"/>
        </w:rPr>
        <w:t>互联网/</w:t>
      </w:r>
      <w:r w:rsidR="000E32A6">
        <w:rPr>
          <w:rFonts w:ascii="楷体" w:eastAsia="楷体" w:hAnsi="楷体" w:cs="楷体_GB2312" w:hint="eastAsia"/>
          <w:b/>
          <w:bCs/>
          <w:sz w:val="28"/>
          <w:szCs w:val="28"/>
        </w:rPr>
        <w:t>社交网数据</w:t>
      </w:r>
      <w:r>
        <w:rPr>
          <w:rFonts w:ascii="楷体" w:eastAsia="楷体" w:hAnsi="楷体" w:cs="楷体_GB2312"/>
          <w:b/>
          <w:bCs/>
          <w:sz w:val="28"/>
          <w:szCs w:val="28"/>
        </w:rPr>
        <w:t>的</w:t>
      </w:r>
      <w:r w:rsidR="00831D06">
        <w:rPr>
          <w:rFonts w:ascii="楷体" w:eastAsia="楷体" w:hAnsi="楷体" w:cs="楷体_GB2312" w:hint="eastAsia"/>
          <w:b/>
          <w:bCs/>
          <w:sz w:val="28"/>
          <w:szCs w:val="28"/>
        </w:rPr>
        <w:t>城市</w:t>
      </w:r>
      <w:r w:rsidR="00831D06">
        <w:rPr>
          <w:rFonts w:ascii="楷体" w:eastAsia="楷体" w:hAnsi="楷体" w:cs="楷体_GB2312"/>
          <w:b/>
          <w:bCs/>
          <w:sz w:val="28"/>
          <w:szCs w:val="28"/>
        </w:rPr>
        <w:t>轨道交通</w:t>
      </w:r>
      <w:r w:rsidR="003533CD">
        <w:rPr>
          <w:rFonts w:ascii="楷体" w:eastAsia="楷体" w:hAnsi="楷体" w:cs="楷体_GB2312" w:hint="eastAsia"/>
          <w:b/>
          <w:bCs/>
          <w:sz w:val="28"/>
          <w:szCs w:val="28"/>
        </w:rPr>
        <w:t>网</w:t>
      </w:r>
      <w:r w:rsidR="003533CD">
        <w:rPr>
          <w:rFonts w:ascii="楷体" w:eastAsia="楷体" w:hAnsi="楷体" w:cs="楷体_GB2312"/>
          <w:b/>
          <w:bCs/>
          <w:sz w:val="28"/>
          <w:szCs w:val="28"/>
        </w:rPr>
        <w:t>挖掘</w:t>
      </w:r>
      <w:r w:rsidR="00831D06" w:rsidRPr="003533CD">
        <w:rPr>
          <w:rFonts w:ascii="楷体" w:eastAsia="楷体" w:hAnsi="楷体" w:cs="楷体_GB2312" w:hint="eastAsia"/>
          <w:b/>
          <w:bCs/>
          <w:strike/>
          <w:sz w:val="28"/>
          <w:szCs w:val="28"/>
        </w:rPr>
        <w:t>实时路线</w:t>
      </w:r>
      <w:bookmarkEnd w:id="0"/>
      <w:bookmarkEnd w:id="1"/>
      <w:bookmarkEnd w:id="2"/>
      <w:r w:rsidRPr="003533CD">
        <w:rPr>
          <w:rFonts w:ascii="楷体" w:eastAsia="楷体" w:hAnsi="楷体" w:cs="楷体_GB2312" w:hint="eastAsia"/>
          <w:b/>
          <w:bCs/>
          <w:strike/>
          <w:sz w:val="28"/>
          <w:szCs w:val="28"/>
        </w:rPr>
        <w:t>推荐</w:t>
      </w:r>
    </w:p>
    <w:p w14:paraId="487BADAE" w14:textId="77777777" w:rsidR="00EA62DA" w:rsidRDefault="00EA62DA" w:rsidP="00931449">
      <w:pPr>
        <w:snapToGrid w:val="0"/>
        <w:spacing w:afterLines="50" w:after="156" w:line="440" w:lineRule="exact"/>
        <w:jc w:val="center"/>
        <w:rPr>
          <w:rFonts w:ascii="楷体" w:eastAsia="楷体" w:hAnsi="楷体" w:cs="楷体_GB2312"/>
          <w:b/>
          <w:bCs/>
          <w:sz w:val="28"/>
          <w:szCs w:val="28"/>
        </w:rPr>
      </w:pPr>
      <w:r>
        <w:rPr>
          <w:rFonts w:ascii="楷体" w:eastAsia="楷体" w:hAnsi="楷体" w:cs="楷体_GB2312" w:hint="eastAsia"/>
          <w:b/>
          <w:bCs/>
          <w:sz w:val="28"/>
          <w:szCs w:val="28"/>
        </w:rPr>
        <w:t>融合</w:t>
      </w:r>
      <w:r>
        <w:rPr>
          <w:rFonts w:ascii="楷体" w:eastAsia="楷体" w:hAnsi="楷体" w:cs="楷体_GB2312"/>
          <w:b/>
          <w:bCs/>
          <w:sz w:val="28"/>
          <w:szCs w:val="28"/>
        </w:rPr>
        <w:t>社交网</w:t>
      </w:r>
      <w:r w:rsidR="000F137E">
        <w:rPr>
          <w:rFonts w:ascii="楷体" w:eastAsia="楷体" w:hAnsi="楷体" w:cs="楷体_GB2312" w:hint="eastAsia"/>
          <w:b/>
          <w:bCs/>
          <w:sz w:val="28"/>
          <w:szCs w:val="28"/>
        </w:rPr>
        <w:t>数据</w:t>
      </w:r>
      <w:r>
        <w:rPr>
          <w:rFonts w:ascii="楷体" w:eastAsia="楷体" w:hAnsi="楷体" w:cs="楷体_GB2312"/>
          <w:b/>
          <w:bCs/>
          <w:sz w:val="28"/>
          <w:szCs w:val="28"/>
        </w:rPr>
        <w:t>的轨道交通路线推荐</w:t>
      </w:r>
    </w:p>
    <w:p w14:paraId="4BC2BF9B" w14:textId="77777777" w:rsidR="00354CDD" w:rsidRDefault="00137BA9" w:rsidP="00931449">
      <w:pPr>
        <w:snapToGrid w:val="0"/>
        <w:spacing w:afterLines="50" w:after="156" w:line="440" w:lineRule="exact"/>
        <w:jc w:val="center"/>
        <w:rPr>
          <w:rFonts w:ascii="楷体" w:eastAsia="楷体" w:hAnsi="楷体" w:cs="楷体_GB2312"/>
          <w:b/>
          <w:bCs/>
          <w:sz w:val="28"/>
          <w:szCs w:val="28"/>
        </w:rPr>
      </w:pPr>
      <w:r>
        <w:rPr>
          <w:rFonts w:ascii="楷体" w:eastAsia="楷体" w:hAnsi="楷体" w:cs="楷体_GB2312" w:hint="eastAsia"/>
          <w:b/>
          <w:bCs/>
          <w:sz w:val="28"/>
          <w:szCs w:val="28"/>
        </w:rPr>
        <w:t>融合</w:t>
      </w:r>
      <w:r>
        <w:rPr>
          <w:rFonts w:ascii="楷体" w:eastAsia="楷体" w:hAnsi="楷体" w:cs="楷体_GB2312"/>
          <w:b/>
          <w:bCs/>
          <w:sz w:val="28"/>
          <w:szCs w:val="28"/>
        </w:rPr>
        <w:t>商家评论</w:t>
      </w:r>
      <w:r>
        <w:rPr>
          <w:rFonts w:ascii="楷体" w:eastAsia="楷体" w:hAnsi="楷体" w:cs="楷体_GB2312" w:hint="eastAsia"/>
          <w:b/>
          <w:bCs/>
          <w:sz w:val="28"/>
          <w:szCs w:val="28"/>
        </w:rPr>
        <w:t>和</w:t>
      </w:r>
      <w:r w:rsidR="00354CDD">
        <w:rPr>
          <w:rFonts w:ascii="楷体" w:eastAsia="楷体" w:hAnsi="楷体" w:cs="楷体_GB2312" w:hint="eastAsia"/>
          <w:b/>
          <w:bCs/>
          <w:sz w:val="28"/>
          <w:szCs w:val="28"/>
        </w:rPr>
        <w:t>城市</w:t>
      </w:r>
      <w:r w:rsidR="00354CDD">
        <w:rPr>
          <w:rFonts w:ascii="楷体" w:eastAsia="楷体" w:hAnsi="楷体" w:cs="楷体_GB2312"/>
          <w:b/>
          <w:bCs/>
          <w:sz w:val="28"/>
          <w:szCs w:val="28"/>
        </w:rPr>
        <w:t>轨道交通客流</w:t>
      </w:r>
      <w:r w:rsidR="009A53B2">
        <w:rPr>
          <w:rFonts w:ascii="楷体" w:eastAsia="楷体" w:hAnsi="楷体" w:cs="楷体_GB2312" w:hint="eastAsia"/>
          <w:b/>
          <w:bCs/>
          <w:sz w:val="28"/>
          <w:szCs w:val="28"/>
        </w:rPr>
        <w:t>相关度</w:t>
      </w:r>
      <w:r>
        <w:rPr>
          <w:rFonts w:ascii="楷体" w:eastAsia="楷体" w:hAnsi="楷体" w:cs="楷体_GB2312" w:hint="eastAsia"/>
          <w:b/>
          <w:bCs/>
          <w:sz w:val="28"/>
          <w:szCs w:val="28"/>
        </w:rPr>
        <w:t>研究</w:t>
      </w:r>
    </w:p>
    <w:p w14:paraId="78AB4CAF" w14:textId="5EA9D4BA" w:rsidR="00B87E58" w:rsidRDefault="00B87E58" w:rsidP="00931449">
      <w:pPr>
        <w:snapToGrid w:val="0"/>
        <w:spacing w:afterLines="50" w:after="156" w:line="440" w:lineRule="exact"/>
        <w:jc w:val="center"/>
        <w:rPr>
          <w:rFonts w:ascii="楷体" w:eastAsia="楷体" w:hAnsi="楷体" w:cs="楷体_GB2312"/>
          <w:b/>
          <w:bCs/>
          <w:sz w:val="28"/>
          <w:szCs w:val="28"/>
        </w:rPr>
      </w:pPr>
      <w:r>
        <w:rPr>
          <w:rFonts w:ascii="楷体" w:eastAsia="楷体" w:hAnsi="楷体" w:cs="楷体_GB2312" w:hint="eastAsia"/>
          <w:b/>
          <w:bCs/>
          <w:sz w:val="28"/>
          <w:szCs w:val="28"/>
        </w:rPr>
        <w:t>基于</w:t>
      </w:r>
      <w:r>
        <w:rPr>
          <w:rFonts w:ascii="楷体" w:eastAsia="楷体" w:hAnsi="楷体" w:cs="楷体_GB2312"/>
          <w:b/>
          <w:bCs/>
          <w:sz w:val="28"/>
          <w:szCs w:val="28"/>
        </w:rPr>
        <w:t>多源</w:t>
      </w:r>
      <w:r>
        <w:rPr>
          <w:rFonts w:ascii="楷体" w:eastAsia="楷体" w:hAnsi="楷体" w:cs="楷体_GB2312" w:hint="eastAsia"/>
          <w:b/>
          <w:bCs/>
          <w:sz w:val="28"/>
          <w:szCs w:val="28"/>
        </w:rPr>
        <w:t>异质</w:t>
      </w:r>
      <w:r>
        <w:rPr>
          <w:rFonts w:ascii="楷体" w:eastAsia="楷体" w:hAnsi="楷体" w:cs="楷体_GB2312"/>
          <w:b/>
          <w:bCs/>
          <w:sz w:val="28"/>
          <w:szCs w:val="28"/>
        </w:rPr>
        <w:t>信息</w:t>
      </w:r>
      <w:r>
        <w:rPr>
          <w:rFonts w:ascii="楷体" w:eastAsia="楷体" w:hAnsi="楷体" w:cs="楷体_GB2312" w:hint="eastAsia"/>
          <w:b/>
          <w:bCs/>
          <w:sz w:val="28"/>
          <w:szCs w:val="28"/>
        </w:rPr>
        <w:t>和</w:t>
      </w:r>
      <w:r>
        <w:rPr>
          <w:rFonts w:ascii="楷体" w:eastAsia="楷体" w:hAnsi="楷体" w:cs="楷体_GB2312"/>
          <w:b/>
          <w:bCs/>
          <w:sz w:val="28"/>
          <w:szCs w:val="28"/>
        </w:rPr>
        <w:t>时空</w:t>
      </w:r>
      <w:r>
        <w:rPr>
          <w:rFonts w:ascii="楷体" w:eastAsia="楷体" w:hAnsi="楷体" w:cs="楷体_GB2312" w:hint="eastAsia"/>
          <w:b/>
          <w:bCs/>
          <w:sz w:val="28"/>
          <w:szCs w:val="28"/>
        </w:rPr>
        <w:t>模型</w:t>
      </w:r>
      <w:r>
        <w:rPr>
          <w:rFonts w:ascii="楷体" w:eastAsia="楷体" w:hAnsi="楷体" w:cs="楷体_GB2312"/>
          <w:b/>
          <w:bCs/>
          <w:sz w:val="28"/>
          <w:szCs w:val="28"/>
        </w:rPr>
        <w:t>的轨道交通</w:t>
      </w:r>
      <w:r>
        <w:rPr>
          <w:rFonts w:ascii="楷体" w:eastAsia="楷体" w:hAnsi="楷体" w:cs="楷体_GB2312" w:hint="eastAsia"/>
          <w:b/>
          <w:bCs/>
          <w:sz w:val="28"/>
          <w:szCs w:val="28"/>
        </w:rPr>
        <w:t>客流</w:t>
      </w:r>
      <w:r>
        <w:rPr>
          <w:rFonts w:ascii="楷体" w:eastAsia="楷体" w:hAnsi="楷体" w:cs="楷体_GB2312"/>
          <w:b/>
          <w:bCs/>
          <w:sz w:val="28"/>
          <w:szCs w:val="28"/>
        </w:rPr>
        <w:t>引导与预测</w:t>
      </w:r>
    </w:p>
    <w:p w14:paraId="1D677133" w14:textId="021C4722" w:rsidR="00E059D3" w:rsidRPr="00E059D3" w:rsidRDefault="00E059D3" w:rsidP="00931449">
      <w:pPr>
        <w:snapToGrid w:val="0"/>
        <w:spacing w:afterLines="50" w:after="156" w:line="440" w:lineRule="exact"/>
        <w:jc w:val="center"/>
        <w:rPr>
          <w:rFonts w:ascii="楷体" w:eastAsia="楷体" w:hAnsi="楷体" w:cs="楷体_GB2312" w:hint="eastAsia"/>
          <w:b/>
          <w:bCs/>
          <w:color w:val="FF0000"/>
          <w:sz w:val="28"/>
          <w:szCs w:val="28"/>
        </w:rPr>
      </w:pPr>
      <w:r w:rsidRPr="00E059D3">
        <w:rPr>
          <w:rFonts w:ascii="楷体" w:eastAsia="楷体" w:hAnsi="楷体" w:cs="楷体_GB2312" w:hint="eastAsia"/>
          <w:b/>
          <w:bCs/>
          <w:color w:val="FF0000"/>
          <w:sz w:val="28"/>
          <w:szCs w:val="28"/>
        </w:rPr>
        <w:t>城市</w:t>
      </w:r>
      <w:r w:rsidRPr="00E059D3">
        <w:rPr>
          <w:rFonts w:ascii="楷体" w:eastAsia="楷体" w:hAnsi="楷体" w:cs="楷体_GB2312"/>
          <w:b/>
          <w:bCs/>
          <w:color w:val="FF0000"/>
          <w:sz w:val="28"/>
          <w:szCs w:val="28"/>
        </w:rPr>
        <w:t>轨道交通</w:t>
      </w:r>
      <w:r w:rsidRPr="00E059D3">
        <w:rPr>
          <w:rFonts w:ascii="楷体" w:eastAsia="楷体" w:hAnsi="楷体" w:cs="楷体_GB2312" w:hint="eastAsia"/>
          <w:b/>
          <w:bCs/>
          <w:color w:val="FF0000"/>
          <w:sz w:val="28"/>
          <w:szCs w:val="28"/>
        </w:rPr>
        <w:t>用户</w:t>
      </w:r>
      <w:r w:rsidRPr="00E059D3">
        <w:rPr>
          <w:rFonts w:ascii="楷体" w:eastAsia="楷体" w:hAnsi="楷体" w:cs="楷体_GB2312"/>
          <w:b/>
          <w:bCs/>
          <w:color w:val="FF0000"/>
          <w:sz w:val="28"/>
          <w:szCs w:val="28"/>
        </w:rPr>
        <w:t>兴趣点挖掘和预测</w:t>
      </w:r>
      <w:bookmarkStart w:id="3" w:name="_GoBack"/>
      <w:bookmarkEnd w:id="3"/>
    </w:p>
    <w:p w14:paraId="093D7D85" w14:textId="77777777" w:rsidR="00392C9C" w:rsidRDefault="00931449" w:rsidP="00931449">
      <w:pPr>
        <w:snapToGrid w:val="0"/>
        <w:spacing w:afterLines="50" w:after="156" w:line="440" w:lineRule="exact"/>
        <w:jc w:val="center"/>
        <w:rPr>
          <w:rFonts w:ascii="楷体" w:eastAsia="楷体" w:hAnsi="楷体"/>
          <w:b/>
          <w:bCs/>
          <w:color w:val="0070C0"/>
          <w:sz w:val="28"/>
          <w:szCs w:val="28"/>
        </w:rPr>
      </w:pPr>
      <w:r>
        <w:rPr>
          <w:rFonts w:ascii="楷体" w:eastAsia="楷体" w:hAnsi="楷体" w:cs="楷体_GB2312" w:hint="eastAsia"/>
          <w:b/>
          <w:bCs/>
          <w:sz w:val="28"/>
          <w:szCs w:val="28"/>
        </w:rPr>
        <w:t>报告正文</w:t>
      </w:r>
    </w:p>
    <w:p w14:paraId="1705137D" w14:textId="77777777" w:rsidR="00392C9C" w:rsidRPr="00313845" w:rsidRDefault="00392C9C" w:rsidP="00392C9C">
      <w:pPr>
        <w:snapToGrid w:val="0"/>
        <w:spacing w:afterLines="50" w:after="156" w:line="440" w:lineRule="exact"/>
        <w:ind w:left="420"/>
        <w:rPr>
          <w:rFonts w:ascii="楷体" w:eastAsia="楷体" w:hAnsi="楷体"/>
          <w:color w:val="0070C0"/>
          <w:sz w:val="28"/>
          <w:szCs w:val="28"/>
        </w:rPr>
      </w:pPr>
      <w:r w:rsidRPr="00F41D4D">
        <w:rPr>
          <w:rFonts w:ascii="楷体" w:eastAsia="楷体" w:hAnsi="楷体" w:cs="楷体_GB2312" w:hint="eastAsia"/>
          <w:b/>
          <w:bCs/>
          <w:color w:val="0070C0"/>
          <w:sz w:val="28"/>
          <w:szCs w:val="28"/>
        </w:rPr>
        <w:t>（一）立项依据与研究内容</w:t>
      </w:r>
      <w:r w:rsidRPr="00F41D4D">
        <w:rPr>
          <w:rFonts w:ascii="楷体" w:eastAsia="楷体" w:hAnsi="楷体" w:cs="楷体_GB2312" w:hint="eastAsia"/>
          <w:color w:val="0070C0"/>
          <w:sz w:val="28"/>
          <w:szCs w:val="28"/>
        </w:rPr>
        <w:t>（</w:t>
      </w:r>
      <w:r w:rsidRPr="00F41D4D">
        <w:rPr>
          <w:rFonts w:ascii="楷体" w:eastAsia="楷体" w:hAnsi="楷体"/>
          <w:color w:val="0070C0"/>
          <w:sz w:val="28"/>
          <w:szCs w:val="28"/>
        </w:rPr>
        <w:t>4000-8000</w:t>
      </w:r>
      <w:r w:rsidRPr="00F41D4D">
        <w:rPr>
          <w:rFonts w:ascii="楷体" w:eastAsia="楷体" w:hAnsi="楷体" w:cs="楷体_GB2312" w:hint="eastAsia"/>
          <w:color w:val="0070C0"/>
          <w:sz w:val="28"/>
          <w:szCs w:val="28"/>
        </w:rPr>
        <w:t>字）：</w:t>
      </w:r>
      <w:r w:rsidRPr="00F41D4D">
        <w:rPr>
          <w:rFonts w:ascii="楷体" w:eastAsia="楷体" w:hAnsi="楷体"/>
          <w:color w:val="0070C0"/>
          <w:sz w:val="28"/>
          <w:szCs w:val="28"/>
        </w:rPr>
        <w:t xml:space="preserve"> </w:t>
      </w:r>
    </w:p>
    <w:p w14:paraId="38C9506B" w14:textId="77777777" w:rsidR="00392C9C" w:rsidRDefault="00392C9C" w:rsidP="00392C9C">
      <w:pPr>
        <w:snapToGrid w:val="0"/>
        <w:spacing w:line="440" w:lineRule="exact"/>
        <w:ind w:firstLineChars="196" w:firstLine="549"/>
        <w:rPr>
          <w:rFonts w:ascii="楷体" w:eastAsia="楷体" w:hAnsi="楷体" w:cs="楷体_GB2312"/>
          <w:color w:val="0070C0"/>
          <w:sz w:val="28"/>
          <w:szCs w:val="28"/>
        </w:rPr>
      </w:pPr>
      <w:r w:rsidRPr="00F41D4D">
        <w:rPr>
          <w:rFonts w:ascii="楷体" w:eastAsia="楷体" w:hAnsi="楷体"/>
          <w:color w:val="0070C0"/>
          <w:sz w:val="28"/>
          <w:szCs w:val="28"/>
        </w:rPr>
        <w:t>1</w:t>
      </w:r>
      <w:r w:rsidRPr="00F41D4D">
        <w:rPr>
          <w:rFonts w:ascii="楷体" w:eastAsia="楷体" w:hAnsi="楷体" w:cs="楷体_GB2312" w:hint="eastAsia"/>
          <w:color w:val="0070C0"/>
          <w:sz w:val="28"/>
          <w:szCs w:val="28"/>
        </w:rPr>
        <w:t>．</w:t>
      </w:r>
      <w:r w:rsidRPr="00F41D4D">
        <w:rPr>
          <w:rFonts w:ascii="楷体" w:eastAsia="楷体" w:hAnsi="楷体" w:cs="楷体_GB2312" w:hint="eastAsia"/>
          <w:b/>
          <w:bCs/>
          <w:color w:val="0070C0"/>
          <w:sz w:val="28"/>
          <w:szCs w:val="28"/>
        </w:rPr>
        <w:t>项目的立项依据</w:t>
      </w:r>
      <w:r w:rsidRPr="00F41D4D">
        <w:rPr>
          <w:rFonts w:ascii="楷体" w:eastAsia="楷体" w:hAnsi="楷体" w:cs="楷体_GB2312" w:hint="eastAsia"/>
          <w:color w:val="0070C0"/>
          <w:sz w:val="28"/>
          <w:szCs w:val="28"/>
        </w:rPr>
        <w:t>（研究意义、国内外研究现状及发展动态分析，需结合科学研究发展趋势来论述科学意义；或结合国民经济和社会发展中迫切需要解决的关键科技问题来论述其应用前景。附主要参考文献目录）；</w:t>
      </w:r>
    </w:p>
    <w:p w14:paraId="1E1EE094" w14:textId="77777777" w:rsidR="00AC4CBC" w:rsidRPr="008D4995" w:rsidRDefault="00AC4CBC" w:rsidP="006430A9">
      <w:pPr>
        <w:pStyle w:val="1"/>
      </w:pPr>
      <w:r w:rsidRPr="008D4995">
        <w:rPr>
          <w:rFonts w:hint="eastAsia"/>
        </w:rPr>
        <w:t>研究意义</w:t>
      </w:r>
    </w:p>
    <w:p w14:paraId="219A6117" w14:textId="77777777" w:rsidR="008D1D7B" w:rsidRPr="00843DAA" w:rsidRDefault="008D1D7B" w:rsidP="00D3550A">
      <w:pPr>
        <w:spacing w:line="400" w:lineRule="exact"/>
        <w:ind w:firstLine="420"/>
        <w:rPr>
          <w:rFonts w:eastAsia="楷体_GB2312"/>
          <w:sz w:val="24"/>
        </w:rPr>
      </w:pPr>
      <w:r w:rsidRPr="00843DAA">
        <w:rPr>
          <w:rFonts w:eastAsia="楷体_GB2312" w:hint="eastAsia"/>
          <w:sz w:val="24"/>
        </w:rPr>
        <w:t>移动</w:t>
      </w:r>
      <w:r w:rsidRPr="00843DAA">
        <w:rPr>
          <w:rFonts w:eastAsia="楷体_GB2312"/>
          <w:sz w:val="24"/>
        </w:rPr>
        <w:t>互联网</w:t>
      </w:r>
      <w:r w:rsidRPr="00843DAA">
        <w:rPr>
          <w:rFonts w:eastAsia="楷体_GB2312" w:hint="eastAsia"/>
          <w:sz w:val="24"/>
        </w:rPr>
        <w:t>的快速</w:t>
      </w:r>
      <w:r w:rsidRPr="00843DAA">
        <w:rPr>
          <w:rFonts w:eastAsia="楷体_GB2312"/>
          <w:sz w:val="24"/>
        </w:rPr>
        <w:t>发展已经</w:t>
      </w:r>
      <w:r w:rsidRPr="00843DAA">
        <w:rPr>
          <w:rFonts w:eastAsia="楷体_GB2312" w:hint="eastAsia"/>
          <w:sz w:val="24"/>
        </w:rPr>
        <w:t>对</w:t>
      </w:r>
      <w:r w:rsidRPr="00843DAA">
        <w:rPr>
          <w:rFonts w:eastAsia="楷体_GB2312"/>
          <w:sz w:val="24"/>
        </w:rPr>
        <w:t>人们</w:t>
      </w:r>
      <w:r w:rsidRPr="00843DAA">
        <w:rPr>
          <w:rFonts w:eastAsia="楷体_GB2312" w:hint="eastAsia"/>
          <w:sz w:val="24"/>
        </w:rPr>
        <w:t>衣食住行</w:t>
      </w:r>
      <w:r w:rsidRPr="00843DAA">
        <w:rPr>
          <w:rFonts w:eastAsia="楷体_GB2312"/>
          <w:sz w:val="24"/>
        </w:rPr>
        <w:t>方方面面产生着</w:t>
      </w:r>
      <w:r w:rsidRPr="00843DAA">
        <w:rPr>
          <w:rFonts w:eastAsia="楷体_GB2312" w:hint="eastAsia"/>
          <w:sz w:val="24"/>
        </w:rPr>
        <w:t>影响</w:t>
      </w:r>
      <w:r w:rsidRPr="00843DAA">
        <w:rPr>
          <w:rFonts w:eastAsia="楷体_GB2312"/>
          <w:sz w:val="24"/>
        </w:rPr>
        <w:t>。</w:t>
      </w:r>
      <w:r w:rsidRPr="00843DAA">
        <w:rPr>
          <w:rFonts w:eastAsia="楷体_GB2312" w:hint="eastAsia"/>
          <w:sz w:val="24"/>
        </w:rPr>
        <w:t>城市轨道</w:t>
      </w:r>
      <w:r w:rsidRPr="00843DAA">
        <w:rPr>
          <w:rFonts w:eastAsia="楷体_GB2312"/>
          <w:sz w:val="24"/>
        </w:rPr>
        <w:t>交通系统在</w:t>
      </w:r>
      <w:r w:rsidRPr="00843DAA">
        <w:rPr>
          <w:rFonts w:eastAsia="楷体_GB2312" w:hint="eastAsia"/>
          <w:sz w:val="24"/>
        </w:rPr>
        <w:t>日常</w:t>
      </w:r>
      <w:r w:rsidRPr="00843DAA">
        <w:rPr>
          <w:rFonts w:eastAsia="楷体_GB2312"/>
          <w:sz w:val="24"/>
        </w:rPr>
        <w:t>出行</w:t>
      </w:r>
      <w:r w:rsidRPr="00843DAA">
        <w:rPr>
          <w:rFonts w:eastAsia="楷体_GB2312" w:hint="eastAsia"/>
          <w:sz w:val="24"/>
        </w:rPr>
        <w:t>中</w:t>
      </w:r>
      <w:r w:rsidRPr="00843DAA">
        <w:rPr>
          <w:rFonts w:eastAsia="楷体_GB2312"/>
          <w:sz w:val="24"/>
        </w:rPr>
        <w:t>也占有绝对的</w:t>
      </w:r>
      <w:r w:rsidRPr="00843DAA">
        <w:rPr>
          <w:rFonts w:eastAsia="楷体_GB2312" w:hint="eastAsia"/>
          <w:sz w:val="24"/>
        </w:rPr>
        <w:t>比例</w:t>
      </w:r>
      <w:r w:rsidRPr="00843DAA">
        <w:rPr>
          <w:rFonts w:eastAsia="楷体_GB2312"/>
          <w:sz w:val="24"/>
        </w:rPr>
        <w:t>优势，</w:t>
      </w:r>
      <w:r w:rsidRPr="00843DAA">
        <w:rPr>
          <w:rFonts w:eastAsia="楷体_GB2312" w:hint="eastAsia"/>
          <w:sz w:val="24"/>
        </w:rPr>
        <w:t>也</w:t>
      </w:r>
      <w:r w:rsidRPr="00843DAA">
        <w:rPr>
          <w:rFonts w:eastAsia="楷体_GB2312"/>
          <w:sz w:val="24"/>
        </w:rPr>
        <w:t>同时是未来</w:t>
      </w:r>
      <w:r w:rsidRPr="00843DAA">
        <w:rPr>
          <w:rFonts w:eastAsia="楷体_GB2312" w:hint="eastAsia"/>
          <w:sz w:val="24"/>
        </w:rPr>
        <w:t>出行</w:t>
      </w:r>
      <w:r w:rsidRPr="00843DAA">
        <w:rPr>
          <w:rFonts w:eastAsia="楷体_GB2312"/>
          <w:sz w:val="24"/>
        </w:rPr>
        <w:t>模式的重点。</w:t>
      </w:r>
      <w:r w:rsidRPr="00843DAA">
        <w:rPr>
          <w:rFonts w:eastAsia="楷体_GB2312" w:hint="eastAsia"/>
          <w:sz w:val="24"/>
        </w:rPr>
        <w:t>在</w:t>
      </w:r>
      <w:r w:rsidRPr="00843DAA">
        <w:rPr>
          <w:rFonts w:eastAsia="楷体_GB2312"/>
          <w:sz w:val="24"/>
        </w:rPr>
        <w:t>现有情况下，</w:t>
      </w:r>
      <w:r w:rsidRPr="00843DAA">
        <w:rPr>
          <w:rFonts w:eastAsia="楷体_GB2312" w:hint="eastAsia"/>
          <w:sz w:val="24"/>
        </w:rPr>
        <w:t>发掘</w:t>
      </w:r>
      <w:r w:rsidRPr="00843DAA">
        <w:rPr>
          <w:rFonts w:eastAsia="楷体_GB2312"/>
          <w:sz w:val="24"/>
        </w:rPr>
        <w:t>移动互联网</w:t>
      </w:r>
      <w:r w:rsidRPr="00843DAA">
        <w:rPr>
          <w:rFonts w:eastAsia="楷体_GB2312" w:hint="eastAsia"/>
          <w:sz w:val="24"/>
        </w:rPr>
        <w:t>中</w:t>
      </w:r>
      <w:r w:rsidRPr="00843DAA">
        <w:rPr>
          <w:rFonts w:eastAsia="楷体_GB2312"/>
          <w:sz w:val="24"/>
        </w:rPr>
        <w:t>与出行目的，如吃喝玩乐相关的数据</w:t>
      </w:r>
      <w:r w:rsidRPr="00843DAA">
        <w:rPr>
          <w:rFonts w:eastAsia="楷体_GB2312" w:hint="eastAsia"/>
          <w:sz w:val="24"/>
        </w:rPr>
        <w:t>与城市轨道交通</w:t>
      </w:r>
      <w:r w:rsidRPr="00843DAA">
        <w:rPr>
          <w:rFonts w:eastAsia="楷体_GB2312"/>
          <w:sz w:val="24"/>
        </w:rPr>
        <w:t>客流之间的相关</w:t>
      </w:r>
      <w:r w:rsidRPr="00843DAA">
        <w:rPr>
          <w:rFonts w:eastAsia="楷体_GB2312" w:hint="eastAsia"/>
          <w:sz w:val="24"/>
        </w:rPr>
        <w:t>性对</w:t>
      </w:r>
      <w:r w:rsidRPr="00843DAA">
        <w:rPr>
          <w:rFonts w:eastAsia="楷体_GB2312"/>
          <w:sz w:val="24"/>
        </w:rPr>
        <w:t>商业分析、轨道交通规划、城市规划、客流引导</w:t>
      </w:r>
      <w:r w:rsidRPr="00843DAA">
        <w:rPr>
          <w:rFonts w:eastAsia="楷体_GB2312" w:hint="eastAsia"/>
          <w:sz w:val="24"/>
        </w:rPr>
        <w:t>等</w:t>
      </w:r>
      <w:r w:rsidRPr="00843DAA">
        <w:rPr>
          <w:rFonts w:eastAsia="楷体_GB2312"/>
          <w:sz w:val="24"/>
        </w:rPr>
        <w:t>方面具有十分重要的价值。</w:t>
      </w:r>
      <w:r w:rsidRPr="00843DAA">
        <w:rPr>
          <w:rFonts w:eastAsia="楷体_GB2312" w:hint="eastAsia"/>
          <w:sz w:val="24"/>
        </w:rPr>
        <w:t>但是</w:t>
      </w:r>
      <w:r w:rsidRPr="00843DAA">
        <w:rPr>
          <w:rFonts w:eastAsia="楷体_GB2312"/>
          <w:sz w:val="24"/>
        </w:rPr>
        <w:t>目前该领域的研究工作还存在</w:t>
      </w:r>
      <w:r w:rsidRPr="00843DAA">
        <w:rPr>
          <w:rFonts w:eastAsia="楷体_GB2312" w:hint="eastAsia"/>
          <w:sz w:val="24"/>
        </w:rPr>
        <w:t>很多</w:t>
      </w:r>
      <w:r w:rsidRPr="00843DAA">
        <w:rPr>
          <w:rFonts w:eastAsia="楷体_GB2312"/>
          <w:sz w:val="24"/>
        </w:rPr>
        <w:t>难点：</w:t>
      </w:r>
      <w:r w:rsidRPr="00843DAA">
        <w:rPr>
          <w:rFonts w:eastAsia="楷体_GB2312" w:hint="eastAsia"/>
          <w:sz w:val="24"/>
        </w:rPr>
        <w:t>1</w:t>
      </w:r>
      <w:r w:rsidRPr="00843DAA">
        <w:rPr>
          <w:rFonts w:eastAsia="楷体_GB2312" w:hint="eastAsia"/>
          <w:sz w:val="24"/>
        </w:rPr>
        <w:t>）可借鉴</w:t>
      </w:r>
      <w:r w:rsidRPr="00843DAA">
        <w:rPr>
          <w:rFonts w:eastAsia="楷体_GB2312"/>
          <w:sz w:val="24"/>
        </w:rPr>
        <w:t>的研究成果十分有限：城市轨道交通和移动互联网都是近几年</w:t>
      </w:r>
      <w:r w:rsidRPr="00843DAA">
        <w:rPr>
          <w:rFonts w:eastAsia="楷体_GB2312" w:hint="eastAsia"/>
          <w:sz w:val="24"/>
        </w:rPr>
        <w:t>快速</w:t>
      </w:r>
      <w:r w:rsidRPr="00843DAA">
        <w:rPr>
          <w:rFonts w:eastAsia="楷体_GB2312"/>
          <w:sz w:val="24"/>
        </w:rPr>
        <w:t>发展的新</w:t>
      </w:r>
      <w:r w:rsidRPr="00843DAA">
        <w:rPr>
          <w:rFonts w:eastAsia="楷体_GB2312" w:hint="eastAsia"/>
          <w:sz w:val="24"/>
        </w:rPr>
        <w:t>兴事物</w:t>
      </w:r>
      <w:r w:rsidRPr="00843DAA">
        <w:rPr>
          <w:rFonts w:eastAsia="楷体_GB2312"/>
          <w:sz w:val="24"/>
        </w:rPr>
        <w:t>，</w:t>
      </w:r>
      <w:r w:rsidRPr="00843DAA">
        <w:rPr>
          <w:rFonts w:eastAsia="楷体_GB2312" w:hint="eastAsia"/>
          <w:sz w:val="24"/>
        </w:rPr>
        <w:t>基础</w:t>
      </w:r>
      <w:r w:rsidRPr="00843DAA">
        <w:rPr>
          <w:rFonts w:eastAsia="楷体_GB2312"/>
          <w:sz w:val="24"/>
        </w:rPr>
        <w:t>研究工作很少；</w:t>
      </w:r>
      <w:r w:rsidRPr="00843DAA">
        <w:rPr>
          <w:rFonts w:eastAsia="楷体_GB2312" w:hint="eastAsia"/>
          <w:sz w:val="24"/>
        </w:rPr>
        <w:t>2</w:t>
      </w:r>
      <w:r w:rsidRPr="00843DAA">
        <w:rPr>
          <w:rFonts w:eastAsia="楷体_GB2312" w:hint="eastAsia"/>
          <w:sz w:val="24"/>
        </w:rPr>
        <w:t>）传统</w:t>
      </w:r>
      <w:r w:rsidRPr="00843DAA">
        <w:rPr>
          <w:rFonts w:eastAsia="楷体_GB2312"/>
          <w:sz w:val="24"/>
        </w:rPr>
        <w:t>角度理解上的行业跨度较大，</w:t>
      </w:r>
      <w:r w:rsidR="00C803B2" w:rsidRPr="00843DAA">
        <w:rPr>
          <w:rFonts w:eastAsia="楷体_GB2312" w:hint="eastAsia"/>
          <w:sz w:val="24"/>
        </w:rPr>
        <w:t>起步</w:t>
      </w:r>
      <w:r w:rsidR="00C803B2" w:rsidRPr="00843DAA">
        <w:rPr>
          <w:rFonts w:eastAsia="楷体_GB2312"/>
          <w:sz w:val="24"/>
        </w:rPr>
        <w:t>晚，</w:t>
      </w:r>
      <w:r w:rsidRPr="00843DAA">
        <w:rPr>
          <w:rFonts w:eastAsia="楷体_GB2312" w:hint="eastAsia"/>
          <w:sz w:val="24"/>
        </w:rPr>
        <w:t>具有</w:t>
      </w:r>
      <w:r w:rsidRPr="00843DAA">
        <w:rPr>
          <w:rFonts w:eastAsia="楷体_GB2312"/>
          <w:sz w:val="24"/>
        </w:rPr>
        <w:t>相应研究兴趣和</w:t>
      </w:r>
      <w:r w:rsidRPr="00843DAA">
        <w:rPr>
          <w:rFonts w:eastAsia="楷体_GB2312" w:hint="eastAsia"/>
          <w:sz w:val="24"/>
        </w:rPr>
        <w:t>基础</w:t>
      </w:r>
      <w:r w:rsidRPr="00843DAA">
        <w:rPr>
          <w:rFonts w:eastAsia="楷体_GB2312"/>
          <w:sz w:val="24"/>
        </w:rPr>
        <w:t>的</w:t>
      </w:r>
      <w:r w:rsidR="00C803B2" w:rsidRPr="00843DAA">
        <w:rPr>
          <w:rFonts w:eastAsia="楷体_GB2312" w:hint="eastAsia"/>
          <w:sz w:val="24"/>
        </w:rPr>
        <w:t>工作</w:t>
      </w:r>
      <w:r w:rsidR="00C803B2" w:rsidRPr="00843DAA">
        <w:rPr>
          <w:rFonts w:eastAsia="楷体_GB2312"/>
          <w:sz w:val="24"/>
        </w:rPr>
        <w:t>较少；</w:t>
      </w:r>
      <w:r w:rsidR="00C803B2" w:rsidRPr="00843DAA">
        <w:rPr>
          <w:rFonts w:eastAsia="楷体_GB2312" w:hint="eastAsia"/>
          <w:sz w:val="24"/>
        </w:rPr>
        <w:t>3</w:t>
      </w:r>
      <w:r w:rsidR="00C803B2" w:rsidRPr="00843DAA">
        <w:rPr>
          <w:rFonts w:eastAsia="楷体_GB2312" w:hint="eastAsia"/>
          <w:sz w:val="24"/>
        </w:rPr>
        <w:t>）行业</w:t>
      </w:r>
      <w:r w:rsidR="00C803B2" w:rsidRPr="00843DAA">
        <w:rPr>
          <w:rFonts w:eastAsia="楷体_GB2312"/>
          <w:sz w:val="24"/>
        </w:rPr>
        <w:t>跨度也造成数据关联挖掘</w:t>
      </w:r>
      <w:r w:rsidR="00C803B2" w:rsidRPr="00843DAA">
        <w:rPr>
          <w:rFonts w:eastAsia="楷体_GB2312" w:hint="eastAsia"/>
          <w:sz w:val="24"/>
        </w:rPr>
        <w:t>难度大：轨道交通的</w:t>
      </w:r>
      <w:r w:rsidR="00C803B2" w:rsidRPr="00843DAA">
        <w:rPr>
          <w:rFonts w:eastAsia="楷体_GB2312"/>
          <w:sz w:val="24"/>
        </w:rPr>
        <w:t>客流数据</w:t>
      </w:r>
      <w:r w:rsidR="00C803B2" w:rsidRPr="00843DAA">
        <w:rPr>
          <w:rFonts w:eastAsia="楷体_GB2312" w:hint="eastAsia"/>
          <w:sz w:val="24"/>
        </w:rPr>
        <w:t>是</w:t>
      </w:r>
      <w:r w:rsidR="00C803B2" w:rsidRPr="00843DAA">
        <w:rPr>
          <w:rFonts w:eastAsia="楷体_GB2312"/>
          <w:sz w:val="24"/>
        </w:rPr>
        <w:t>比</w:t>
      </w:r>
      <w:r w:rsidR="00C803B2" w:rsidRPr="00843DAA">
        <w:rPr>
          <w:rFonts w:eastAsia="楷体_GB2312" w:hint="eastAsia"/>
          <w:sz w:val="24"/>
        </w:rPr>
        <w:t>封闭</w:t>
      </w:r>
      <w:r w:rsidR="00C803B2" w:rsidRPr="00843DAA">
        <w:rPr>
          <w:rFonts w:eastAsia="楷体_GB2312"/>
          <w:sz w:val="24"/>
        </w:rPr>
        <w:t>的内容，只有城市</w:t>
      </w:r>
      <w:r w:rsidR="00C803B2" w:rsidRPr="00843DAA">
        <w:rPr>
          <w:rFonts w:eastAsia="楷体_GB2312" w:hint="eastAsia"/>
          <w:sz w:val="24"/>
        </w:rPr>
        <w:t>地铁</w:t>
      </w:r>
      <w:r w:rsidR="00C803B2" w:rsidRPr="00843DAA">
        <w:rPr>
          <w:rFonts w:eastAsia="楷体_GB2312"/>
          <w:sz w:val="24"/>
        </w:rPr>
        <w:t>运营商具有</w:t>
      </w:r>
      <w:r w:rsidR="00C803B2" w:rsidRPr="00843DAA">
        <w:rPr>
          <w:rFonts w:eastAsia="楷体_GB2312" w:hint="eastAsia"/>
          <w:sz w:val="24"/>
        </w:rPr>
        <w:t>，</w:t>
      </w:r>
      <w:r w:rsidR="00C803B2" w:rsidRPr="00843DAA">
        <w:rPr>
          <w:rFonts w:eastAsia="楷体_GB2312"/>
          <w:sz w:val="24"/>
        </w:rPr>
        <w:t>一般研究</w:t>
      </w:r>
      <w:r w:rsidR="00C803B2" w:rsidRPr="00843DAA">
        <w:rPr>
          <w:rFonts w:eastAsia="楷体_GB2312" w:hint="eastAsia"/>
          <w:sz w:val="24"/>
        </w:rPr>
        <w:t>单位</w:t>
      </w:r>
      <w:r w:rsidR="00C803B2" w:rsidRPr="00843DAA">
        <w:rPr>
          <w:rFonts w:eastAsia="楷体_GB2312"/>
          <w:sz w:val="24"/>
        </w:rPr>
        <w:t>难</w:t>
      </w:r>
      <w:r w:rsidR="00C803B2" w:rsidRPr="00843DAA">
        <w:rPr>
          <w:rFonts w:eastAsia="楷体_GB2312" w:hint="eastAsia"/>
          <w:sz w:val="24"/>
        </w:rPr>
        <w:t>以</w:t>
      </w:r>
      <w:r w:rsidR="00C803B2" w:rsidRPr="00843DAA">
        <w:rPr>
          <w:rFonts w:eastAsia="楷体_GB2312"/>
          <w:sz w:val="24"/>
        </w:rPr>
        <w:t>获得。</w:t>
      </w:r>
      <w:r w:rsidR="00C803B2" w:rsidRPr="00843DAA">
        <w:rPr>
          <w:rFonts w:eastAsia="楷体_GB2312" w:hint="eastAsia"/>
          <w:sz w:val="24"/>
        </w:rPr>
        <w:t>4</w:t>
      </w:r>
      <w:r w:rsidR="00C803B2" w:rsidRPr="00843DAA">
        <w:rPr>
          <w:rFonts w:eastAsia="楷体_GB2312" w:hint="eastAsia"/>
          <w:sz w:val="24"/>
        </w:rPr>
        <w:t>）目前</w:t>
      </w:r>
      <w:r w:rsidR="00C803B2" w:rsidRPr="00843DAA">
        <w:rPr>
          <w:rFonts w:eastAsia="楷体_GB2312"/>
          <w:sz w:val="24"/>
        </w:rPr>
        <w:t>快速发展的机器学习</w:t>
      </w:r>
      <w:r w:rsidR="00C803B2" w:rsidRPr="00843DAA">
        <w:rPr>
          <w:rFonts w:eastAsia="楷体_GB2312" w:hint="eastAsia"/>
          <w:sz w:val="24"/>
        </w:rPr>
        <w:t>，</w:t>
      </w:r>
      <w:r w:rsidR="00C803B2" w:rsidRPr="00843DAA">
        <w:rPr>
          <w:rFonts w:eastAsia="楷体_GB2312"/>
          <w:sz w:val="24"/>
        </w:rPr>
        <w:t>甚至是深度学习</w:t>
      </w:r>
      <w:r w:rsidR="00C803B2" w:rsidRPr="00843DAA">
        <w:rPr>
          <w:rFonts w:eastAsia="楷体_GB2312" w:hint="eastAsia"/>
          <w:sz w:val="24"/>
        </w:rPr>
        <w:t>理论</w:t>
      </w:r>
      <w:r w:rsidR="00C803B2" w:rsidRPr="00843DAA">
        <w:rPr>
          <w:rFonts w:eastAsia="楷体_GB2312"/>
          <w:sz w:val="24"/>
        </w:rPr>
        <w:t>和技术在相关领域的探索比较少。智能</w:t>
      </w:r>
      <w:r w:rsidR="00C803B2" w:rsidRPr="00843DAA">
        <w:rPr>
          <w:rFonts w:eastAsia="楷体_GB2312" w:hint="eastAsia"/>
          <w:sz w:val="24"/>
        </w:rPr>
        <w:t>化</w:t>
      </w:r>
      <w:r w:rsidR="00C803B2" w:rsidRPr="00843DAA">
        <w:rPr>
          <w:rFonts w:eastAsia="楷体_GB2312"/>
          <w:sz w:val="24"/>
        </w:rPr>
        <w:t>挖掘的基础薄弱。</w:t>
      </w:r>
    </w:p>
    <w:p w14:paraId="10168F84" w14:textId="77777777" w:rsidR="00226AA0" w:rsidRDefault="00C803B2" w:rsidP="00D3550A">
      <w:pPr>
        <w:spacing w:line="400" w:lineRule="exact"/>
        <w:rPr>
          <w:rFonts w:eastAsia="楷体_GB2312"/>
          <w:sz w:val="24"/>
        </w:rPr>
      </w:pPr>
      <w:r w:rsidRPr="00843DAA">
        <w:rPr>
          <w:rFonts w:eastAsia="楷体_GB2312"/>
          <w:sz w:val="24"/>
        </w:rPr>
        <w:tab/>
      </w:r>
      <w:r w:rsidRPr="00843DAA">
        <w:rPr>
          <w:rFonts w:eastAsia="楷体_GB2312" w:hint="eastAsia"/>
          <w:sz w:val="24"/>
        </w:rPr>
        <w:t>课题</w:t>
      </w:r>
      <w:r w:rsidRPr="00843DAA">
        <w:rPr>
          <w:rFonts w:eastAsia="楷体_GB2312"/>
          <w:sz w:val="24"/>
        </w:rPr>
        <w:t>组</w:t>
      </w:r>
      <w:r w:rsidRPr="00843DAA">
        <w:rPr>
          <w:rFonts w:eastAsia="楷体_GB2312" w:hint="eastAsia"/>
          <w:sz w:val="24"/>
        </w:rPr>
        <w:t>与</w:t>
      </w:r>
      <w:r w:rsidRPr="00843DAA">
        <w:rPr>
          <w:rFonts w:eastAsia="楷体_GB2312"/>
          <w:sz w:val="24"/>
        </w:rPr>
        <w:t>国内多</w:t>
      </w:r>
      <w:r w:rsidRPr="00843DAA">
        <w:rPr>
          <w:rFonts w:eastAsia="楷体_GB2312" w:hint="eastAsia"/>
          <w:sz w:val="24"/>
        </w:rPr>
        <w:t>城市</w:t>
      </w:r>
      <w:r w:rsidRPr="00843DAA">
        <w:rPr>
          <w:rFonts w:eastAsia="楷体_GB2312"/>
          <w:sz w:val="24"/>
        </w:rPr>
        <w:t>的轨道交通运营商合作开展客流预测和分析的项目，同时在数据挖掘，移动互联网</w:t>
      </w:r>
      <w:r w:rsidRPr="00843DAA">
        <w:rPr>
          <w:rFonts w:eastAsia="楷体_GB2312" w:hint="eastAsia"/>
          <w:sz w:val="24"/>
        </w:rPr>
        <w:t>应用</w:t>
      </w:r>
      <w:r w:rsidRPr="00843DAA">
        <w:rPr>
          <w:rFonts w:eastAsia="楷体_GB2312"/>
          <w:sz w:val="24"/>
        </w:rPr>
        <w:t>领域</w:t>
      </w:r>
      <w:r w:rsidRPr="00843DAA">
        <w:rPr>
          <w:rFonts w:eastAsia="楷体_GB2312" w:hint="eastAsia"/>
          <w:sz w:val="24"/>
        </w:rPr>
        <w:t>有</w:t>
      </w:r>
      <w:r w:rsidRPr="00843DAA">
        <w:rPr>
          <w:rFonts w:eastAsia="楷体_GB2312"/>
          <w:sz w:val="24"/>
        </w:rPr>
        <w:t>丰富的科研和工程经验。二者</w:t>
      </w:r>
      <w:r w:rsidRPr="00843DAA">
        <w:rPr>
          <w:rFonts w:eastAsia="楷体_GB2312" w:hint="eastAsia"/>
          <w:sz w:val="24"/>
        </w:rPr>
        <w:t>的</w:t>
      </w:r>
      <w:r w:rsidRPr="00843DAA">
        <w:rPr>
          <w:rFonts w:eastAsia="楷体_GB2312"/>
          <w:sz w:val="24"/>
        </w:rPr>
        <w:t>结合促成</w:t>
      </w:r>
      <w:r w:rsidRPr="00843DAA">
        <w:rPr>
          <w:rFonts w:eastAsia="楷体_GB2312" w:hint="eastAsia"/>
          <w:sz w:val="24"/>
        </w:rPr>
        <w:t>本课题</w:t>
      </w:r>
      <w:r w:rsidRPr="00843DAA">
        <w:rPr>
          <w:rFonts w:eastAsia="楷体_GB2312"/>
          <w:sz w:val="24"/>
        </w:rPr>
        <w:t>组</w:t>
      </w:r>
      <w:r w:rsidRPr="00843DAA">
        <w:rPr>
          <w:rFonts w:eastAsia="楷体_GB2312" w:hint="eastAsia"/>
          <w:sz w:val="24"/>
        </w:rPr>
        <w:t>希望</w:t>
      </w:r>
      <w:r w:rsidRPr="00843DAA">
        <w:rPr>
          <w:rFonts w:eastAsia="楷体_GB2312"/>
          <w:sz w:val="24"/>
        </w:rPr>
        <w:t>利用</w:t>
      </w:r>
      <w:r w:rsidRPr="00843DAA">
        <w:rPr>
          <w:rFonts w:eastAsia="楷体_GB2312" w:hint="eastAsia"/>
          <w:sz w:val="24"/>
        </w:rPr>
        <w:t>机器</w:t>
      </w:r>
      <w:r w:rsidRPr="00843DAA">
        <w:rPr>
          <w:rFonts w:eastAsia="楷体_GB2312"/>
          <w:sz w:val="24"/>
        </w:rPr>
        <w:t>学习和</w:t>
      </w:r>
      <w:r w:rsidRPr="00843DAA">
        <w:rPr>
          <w:rFonts w:eastAsia="楷体_GB2312" w:hint="eastAsia"/>
          <w:sz w:val="24"/>
        </w:rPr>
        <w:t>深度</w:t>
      </w:r>
      <w:r w:rsidRPr="00843DAA">
        <w:rPr>
          <w:rFonts w:eastAsia="楷体_GB2312"/>
          <w:sz w:val="24"/>
        </w:rPr>
        <w:t>学习等</w:t>
      </w:r>
      <w:r w:rsidRPr="00843DAA">
        <w:rPr>
          <w:rFonts w:eastAsia="楷体_GB2312" w:hint="eastAsia"/>
          <w:sz w:val="24"/>
        </w:rPr>
        <w:t>技术</w:t>
      </w:r>
      <w:r w:rsidRPr="00843DAA">
        <w:rPr>
          <w:rFonts w:eastAsia="楷体_GB2312"/>
          <w:sz w:val="24"/>
        </w:rPr>
        <w:t>手段</w:t>
      </w:r>
      <w:r w:rsidRPr="00843DAA">
        <w:rPr>
          <w:rFonts w:eastAsia="楷体_GB2312" w:hint="eastAsia"/>
          <w:sz w:val="24"/>
        </w:rPr>
        <w:t>开拓</w:t>
      </w:r>
      <w:r w:rsidRPr="00843DAA">
        <w:rPr>
          <w:rFonts w:eastAsia="楷体_GB2312"/>
          <w:sz w:val="24"/>
        </w:rPr>
        <w:t>该问题的研究工作。</w:t>
      </w:r>
    </w:p>
    <w:p w14:paraId="3A8B623C" w14:textId="72557496" w:rsidR="00C803B2" w:rsidRDefault="008F68D2" w:rsidP="00226AA0">
      <w:pPr>
        <w:spacing w:line="400" w:lineRule="exact"/>
        <w:ind w:firstLine="419"/>
        <w:rPr>
          <w:rFonts w:eastAsia="楷体_GB2312"/>
          <w:sz w:val="24"/>
        </w:rPr>
      </w:pPr>
      <w:r>
        <w:rPr>
          <w:rFonts w:eastAsia="楷体_GB2312" w:hint="eastAsia"/>
          <w:sz w:val="24"/>
        </w:rPr>
        <w:t>本课题</w:t>
      </w:r>
      <w:r w:rsidR="00226AA0">
        <w:rPr>
          <w:rFonts w:eastAsia="楷体_GB2312" w:hint="eastAsia"/>
          <w:sz w:val="24"/>
        </w:rPr>
        <w:t>拟将</w:t>
      </w:r>
      <w:r w:rsidR="00C127BF">
        <w:rPr>
          <w:rFonts w:eastAsia="楷体_GB2312" w:hint="eastAsia"/>
          <w:sz w:val="24"/>
        </w:rPr>
        <w:t>移动互联网</w:t>
      </w:r>
      <w:r w:rsidR="00C127BF">
        <w:rPr>
          <w:rFonts w:eastAsia="楷体_GB2312"/>
          <w:sz w:val="24"/>
        </w:rPr>
        <w:t>的文本</w:t>
      </w:r>
      <w:r w:rsidR="00FA3DE8">
        <w:rPr>
          <w:rFonts w:eastAsia="楷体_GB2312" w:hint="eastAsia"/>
          <w:sz w:val="24"/>
        </w:rPr>
        <w:t>数据融合</w:t>
      </w:r>
      <w:r w:rsidR="00FA3DE8">
        <w:rPr>
          <w:rFonts w:eastAsia="楷体_GB2312"/>
          <w:sz w:val="24"/>
        </w:rPr>
        <w:t>到</w:t>
      </w:r>
      <w:r w:rsidR="00FA3DE8">
        <w:rPr>
          <w:rFonts w:eastAsia="楷体_GB2312" w:hint="eastAsia"/>
          <w:sz w:val="24"/>
        </w:rPr>
        <w:t>路线</w:t>
      </w:r>
      <w:r w:rsidR="00FA3DE8">
        <w:rPr>
          <w:rFonts w:eastAsia="楷体_GB2312"/>
          <w:sz w:val="24"/>
        </w:rPr>
        <w:t>推荐中，构建</w:t>
      </w:r>
      <w:r w:rsidR="00FA3DE8">
        <w:rPr>
          <w:rFonts w:eastAsia="楷体_GB2312" w:hint="eastAsia"/>
          <w:sz w:val="24"/>
        </w:rPr>
        <w:t>结合</w:t>
      </w:r>
      <w:r w:rsidR="00FA3DE8">
        <w:rPr>
          <w:rFonts w:eastAsia="楷体_GB2312"/>
          <w:sz w:val="24"/>
        </w:rPr>
        <w:t>商家和客流信息</w:t>
      </w:r>
      <w:r w:rsidR="00FA3DE8">
        <w:rPr>
          <w:rFonts w:eastAsia="楷体_GB2312" w:hint="eastAsia"/>
          <w:sz w:val="24"/>
        </w:rPr>
        <w:t>的</w:t>
      </w:r>
      <w:r w:rsidR="00FA3DE8">
        <w:rPr>
          <w:rFonts w:eastAsia="楷体_GB2312"/>
          <w:sz w:val="24"/>
        </w:rPr>
        <w:t>路线推荐模型</w:t>
      </w:r>
      <w:r w:rsidR="00FA3DE8">
        <w:rPr>
          <w:rFonts w:eastAsia="楷体_GB2312" w:hint="eastAsia"/>
          <w:sz w:val="24"/>
        </w:rPr>
        <w:t>。本课题首先</w:t>
      </w:r>
      <w:r w:rsidR="00C127BF">
        <w:rPr>
          <w:rFonts w:eastAsia="楷体_GB2312"/>
          <w:sz w:val="24"/>
        </w:rPr>
        <w:t>提取</w:t>
      </w:r>
      <w:r w:rsidR="00590A9E">
        <w:rPr>
          <w:rFonts w:eastAsia="楷体_GB2312" w:hint="eastAsia"/>
          <w:sz w:val="24"/>
        </w:rPr>
        <w:t>站点</w:t>
      </w:r>
      <w:r w:rsidR="00590A9E">
        <w:rPr>
          <w:rFonts w:eastAsia="楷体_GB2312"/>
          <w:sz w:val="24"/>
        </w:rPr>
        <w:t>周边的</w:t>
      </w:r>
      <w:r w:rsidR="00C127BF">
        <w:rPr>
          <w:rFonts w:eastAsia="楷体_GB2312"/>
          <w:sz w:val="24"/>
        </w:rPr>
        <w:t>商家标签，</w:t>
      </w:r>
      <w:r w:rsidR="00590A9E">
        <w:rPr>
          <w:rFonts w:eastAsia="楷体_GB2312" w:hint="eastAsia"/>
          <w:sz w:val="24"/>
        </w:rPr>
        <w:t>并</w:t>
      </w:r>
      <w:r w:rsidR="00C127BF">
        <w:rPr>
          <w:rFonts w:eastAsia="楷体_GB2312" w:hint="eastAsia"/>
          <w:sz w:val="24"/>
        </w:rPr>
        <w:t>与气象、</w:t>
      </w:r>
      <w:r w:rsidR="00C127BF">
        <w:rPr>
          <w:rFonts w:eastAsia="楷体_GB2312"/>
          <w:sz w:val="24"/>
        </w:rPr>
        <w:t>节</w:t>
      </w:r>
      <w:r w:rsidR="00C127BF">
        <w:rPr>
          <w:rFonts w:eastAsia="楷体_GB2312"/>
          <w:sz w:val="24"/>
        </w:rPr>
        <w:lastRenderedPageBreak/>
        <w:t>日等</w:t>
      </w:r>
      <w:r w:rsidR="00C127BF">
        <w:rPr>
          <w:rFonts w:eastAsia="楷体_GB2312" w:hint="eastAsia"/>
          <w:sz w:val="24"/>
        </w:rPr>
        <w:t>多维度</w:t>
      </w:r>
      <w:r w:rsidR="00590A9E">
        <w:rPr>
          <w:rFonts w:eastAsia="楷体_GB2312"/>
          <w:sz w:val="24"/>
        </w:rPr>
        <w:t>信息融合，</w:t>
      </w:r>
      <w:r w:rsidR="00C127BF">
        <w:rPr>
          <w:rFonts w:eastAsia="楷体_GB2312"/>
          <w:sz w:val="24"/>
        </w:rPr>
        <w:t>构建</w:t>
      </w:r>
      <w:r w:rsidR="00590A9E">
        <w:rPr>
          <w:rFonts w:eastAsia="楷体_GB2312" w:hint="eastAsia"/>
          <w:sz w:val="24"/>
        </w:rPr>
        <w:t>基于</w:t>
      </w:r>
      <w:r w:rsidR="00590A9E">
        <w:rPr>
          <w:rFonts w:eastAsia="楷体_GB2312"/>
          <w:sz w:val="24"/>
        </w:rPr>
        <w:t>多维信息的客流预测模型</w:t>
      </w:r>
      <w:r w:rsidR="00FA3DE8">
        <w:rPr>
          <w:rFonts w:eastAsia="楷体_GB2312" w:hint="eastAsia"/>
          <w:sz w:val="24"/>
        </w:rPr>
        <w:t>。最后</w:t>
      </w:r>
      <w:r w:rsidR="00590A9E">
        <w:rPr>
          <w:rFonts w:eastAsia="楷体_GB2312" w:hint="eastAsia"/>
          <w:sz w:val="24"/>
        </w:rPr>
        <w:t>，</w:t>
      </w:r>
      <w:r w:rsidR="00B55AF2">
        <w:rPr>
          <w:rFonts w:eastAsia="楷体_GB2312" w:hint="eastAsia"/>
          <w:sz w:val="24"/>
        </w:rPr>
        <w:t>将</w:t>
      </w:r>
      <w:r w:rsidR="00B55AF2">
        <w:rPr>
          <w:rFonts w:eastAsia="楷体_GB2312"/>
          <w:sz w:val="24"/>
        </w:rPr>
        <w:t>商家和客流信息</w:t>
      </w:r>
      <w:r w:rsidR="00B55AF2">
        <w:rPr>
          <w:rFonts w:eastAsia="楷体_GB2312" w:hint="eastAsia"/>
          <w:sz w:val="24"/>
        </w:rPr>
        <w:t>融入</w:t>
      </w:r>
      <w:r w:rsidR="00B55AF2">
        <w:rPr>
          <w:rFonts w:eastAsia="楷体_GB2312"/>
          <w:sz w:val="24"/>
        </w:rPr>
        <w:t>到路线推荐模型</w:t>
      </w:r>
      <w:r w:rsidR="00B55AF2">
        <w:rPr>
          <w:rFonts w:eastAsia="楷体_GB2312" w:hint="eastAsia"/>
          <w:sz w:val="24"/>
        </w:rPr>
        <w:t>中</w:t>
      </w:r>
      <w:r w:rsidR="00B55AF2">
        <w:rPr>
          <w:rFonts w:eastAsia="楷体_GB2312"/>
          <w:sz w:val="24"/>
        </w:rPr>
        <w:t>，研究商家、客流、</w:t>
      </w:r>
      <w:r w:rsidR="00B55AF2">
        <w:rPr>
          <w:rFonts w:eastAsia="楷体_GB2312" w:hint="eastAsia"/>
          <w:sz w:val="24"/>
        </w:rPr>
        <w:t>历史行为</w:t>
      </w:r>
      <w:r w:rsidR="00B55AF2">
        <w:rPr>
          <w:rFonts w:eastAsia="楷体_GB2312"/>
          <w:sz w:val="24"/>
        </w:rPr>
        <w:t>数据对于路线推荐的影响，</w:t>
      </w:r>
      <w:r w:rsidR="00C127BF">
        <w:rPr>
          <w:rFonts w:eastAsia="楷体_GB2312" w:hint="eastAsia"/>
          <w:sz w:val="24"/>
        </w:rPr>
        <w:t>完成</w:t>
      </w:r>
      <w:r w:rsidR="00C127BF">
        <w:rPr>
          <w:rFonts w:eastAsia="楷体_GB2312"/>
          <w:sz w:val="24"/>
        </w:rPr>
        <w:t>移动</w:t>
      </w:r>
      <w:r w:rsidR="00C127BF">
        <w:rPr>
          <w:rFonts w:eastAsia="楷体_GB2312" w:hint="eastAsia"/>
          <w:sz w:val="24"/>
        </w:rPr>
        <w:t>互联网数据</w:t>
      </w:r>
      <w:r w:rsidR="00C127BF">
        <w:rPr>
          <w:rFonts w:eastAsia="楷体_GB2312"/>
          <w:sz w:val="24"/>
        </w:rPr>
        <w:t>和轨道交通</w:t>
      </w:r>
      <w:r w:rsidR="00C127BF">
        <w:rPr>
          <w:rFonts w:eastAsia="楷体_GB2312" w:hint="eastAsia"/>
          <w:sz w:val="24"/>
        </w:rPr>
        <w:t>规划</w:t>
      </w:r>
      <w:r w:rsidR="00C127BF">
        <w:rPr>
          <w:rFonts w:eastAsia="楷体_GB2312"/>
          <w:sz w:val="24"/>
        </w:rPr>
        <w:t>的结合。研究工作将从下述三方面展开：</w:t>
      </w:r>
    </w:p>
    <w:p w14:paraId="10445817" w14:textId="77777777" w:rsidR="008F68D2" w:rsidRPr="000F541A" w:rsidRDefault="000F541A" w:rsidP="00E57851">
      <w:pPr>
        <w:numPr>
          <w:ilvl w:val="0"/>
          <w:numId w:val="5"/>
        </w:numPr>
        <w:spacing w:line="400" w:lineRule="exact"/>
        <w:rPr>
          <w:rFonts w:eastAsia="楷体_GB2312"/>
          <w:b/>
          <w:sz w:val="24"/>
        </w:rPr>
      </w:pPr>
      <w:r w:rsidRPr="000F541A">
        <w:rPr>
          <w:rFonts w:eastAsia="楷体_GB2312" w:hint="eastAsia"/>
          <w:b/>
          <w:sz w:val="24"/>
        </w:rPr>
        <w:t>基于评论和微博的商家标签优化</w:t>
      </w:r>
      <w:r w:rsidR="008F68D2" w:rsidRPr="000F541A">
        <w:rPr>
          <w:rFonts w:eastAsia="楷体_GB2312"/>
          <w:b/>
          <w:sz w:val="24"/>
        </w:rPr>
        <w:t>；</w:t>
      </w:r>
    </w:p>
    <w:p w14:paraId="28F417FD" w14:textId="44219369" w:rsidR="00D5656E" w:rsidRDefault="001557D1" w:rsidP="00D3550A">
      <w:pPr>
        <w:spacing w:line="400" w:lineRule="exact"/>
        <w:ind w:firstLineChars="200" w:firstLine="480"/>
        <w:rPr>
          <w:rFonts w:eastAsia="楷体_GB2312"/>
          <w:sz w:val="24"/>
        </w:rPr>
      </w:pPr>
      <w:r>
        <w:rPr>
          <w:rFonts w:eastAsia="楷体_GB2312" w:hint="eastAsia"/>
          <w:sz w:val="24"/>
        </w:rPr>
        <w:t>当前</w:t>
      </w:r>
      <w:r>
        <w:rPr>
          <w:rFonts w:eastAsia="楷体_GB2312"/>
          <w:sz w:val="24"/>
        </w:rPr>
        <w:t>的轨道交通规划</w:t>
      </w:r>
      <w:r>
        <w:rPr>
          <w:rFonts w:eastAsia="楷体_GB2312" w:hint="eastAsia"/>
          <w:sz w:val="24"/>
        </w:rPr>
        <w:t>通常</w:t>
      </w:r>
      <w:r>
        <w:rPr>
          <w:rFonts w:eastAsia="楷体_GB2312"/>
          <w:sz w:val="24"/>
        </w:rPr>
        <w:t>都局限于交通领域本身的数据，而往往会忽视</w:t>
      </w:r>
      <w:r>
        <w:rPr>
          <w:rFonts w:eastAsia="楷体_GB2312" w:hint="eastAsia"/>
          <w:sz w:val="24"/>
        </w:rPr>
        <w:t>基于</w:t>
      </w:r>
      <w:r>
        <w:rPr>
          <w:rFonts w:eastAsia="楷体_GB2312"/>
          <w:sz w:val="24"/>
        </w:rPr>
        <w:t>移动互联网的文本数据</w:t>
      </w:r>
      <w:r>
        <w:rPr>
          <w:rFonts w:eastAsia="楷体_GB2312" w:hint="eastAsia"/>
          <w:sz w:val="24"/>
        </w:rPr>
        <w:t>，</w:t>
      </w:r>
      <w:r>
        <w:rPr>
          <w:rFonts w:eastAsia="楷体_GB2312"/>
          <w:sz w:val="24"/>
        </w:rPr>
        <w:t>而这部分数据</w:t>
      </w:r>
      <w:r>
        <w:rPr>
          <w:rFonts w:eastAsia="楷体_GB2312" w:hint="eastAsia"/>
          <w:sz w:val="24"/>
        </w:rPr>
        <w:t>通常表达</w:t>
      </w:r>
      <w:r>
        <w:rPr>
          <w:rFonts w:eastAsia="楷体_GB2312"/>
          <w:sz w:val="24"/>
        </w:rPr>
        <w:t>了人们的出行意愿，</w:t>
      </w:r>
      <w:r w:rsidR="000F541A">
        <w:rPr>
          <w:rFonts w:eastAsia="楷体_GB2312" w:hint="eastAsia"/>
          <w:sz w:val="24"/>
        </w:rPr>
        <w:t>隐含</w:t>
      </w:r>
      <w:r w:rsidR="000F541A">
        <w:rPr>
          <w:rFonts w:eastAsia="楷体_GB2312"/>
          <w:sz w:val="24"/>
        </w:rPr>
        <w:t>了大量有价值的潜在出行信息。</w:t>
      </w:r>
      <w:r w:rsidR="000F541A">
        <w:rPr>
          <w:rFonts w:eastAsia="楷体_GB2312" w:hint="eastAsia"/>
          <w:sz w:val="24"/>
        </w:rPr>
        <w:t>移动</w:t>
      </w:r>
      <w:r w:rsidR="000F541A">
        <w:rPr>
          <w:rFonts w:eastAsia="楷体_GB2312"/>
          <w:sz w:val="24"/>
        </w:rPr>
        <w:t>互联网上的文本数据主要包括微博</w:t>
      </w:r>
      <w:r w:rsidR="000F541A">
        <w:rPr>
          <w:rFonts w:eastAsia="楷体_GB2312" w:hint="eastAsia"/>
          <w:sz w:val="24"/>
        </w:rPr>
        <w:t>和</w:t>
      </w:r>
      <w:r w:rsidR="000F541A">
        <w:rPr>
          <w:rFonts w:eastAsia="楷体_GB2312"/>
          <w:sz w:val="24"/>
        </w:rPr>
        <w:t>商家评论数据</w:t>
      </w:r>
      <w:r w:rsidR="000F541A">
        <w:rPr>
          <w:rFonts w:eastAsia="楷体_GB2312" w:hint="eastAsia"/>
          <w:sz w:val="24"/>
        </w:rPr>
        <w:t>，</w:t>
      </w:r>
      <w:r w:rsidR="00B55AF2">
        <w:rPr>
          <w:rFonts w:eastAsia="楷体_GB2312" w:hint="eastAsia"/>
          <w:sz w:val="24"/>
        </w:rPr>
        <w:t>针对文本类型的数据从中挖掘商家、商家提供的服务内容</w:t>
      </w:r>
      <w:r w:rsidR="00B55AF2">
        <w:rPr>
          <w:rFonts w:eastAsia="楷体_GB2312" w:hint="eastAsia"/>
          <w:sz w:val="24"/>
        </w:rPr>
        <w:t>(</w:t>
      </w:r>
      <w:r w:rsidR="000F541A" w:rsidRPr="000F541A">
        <w:rPr>
          <w:rFonts w:eastAsia="楷体_GB2312" w:hint="eastAsia"/>
          <w:sz w:val="24"/>
        </w:rPr>
        <w:t>如菜品、环境、服务等</w:t>
      </w:r>
      <w:r w:rsidR="00B55AF2">
        <w:rPr>
          <w:rFonts w:eastAsia="楷体_GB2312" w:hint="eastAsia"/>
          <w:sz w:val="24"/>
        </w:rPr>
        <w:t>)</w:t>
      </w:r>
      <w:r w:rsidR="00B55AF2">
        <w:rPr>
          <w:rFonts w:eastAsia="楷体_GB2312" w:hint="eastAsia"/>
          <w:sz w:val="24"/>
        </w:rPr>
        <w:t>、</w:t>
      </w:r>
      <w:r w:rsidR="000F541A" w:rsidRPr="000F541A">
        <w:rPr>
          <w:rFonts w:eastAsia="楷体_GB2312" w:hint="eastAsia"/>
          <w:sz w:val="24"/>
        </w:rPr>
        <w:t>地点、站点、季</w:t>
      </w:r>
      <w:r w:rsidR="000F541A">
        <w:rPr>
          <w:rFonts w:eastAsia="楷体_GB2312" w:hint="eastAsia"/>
          <w:sz w:val="24"/>
        </w:rPr>
        <w:t>节、热点事件等信息，从而为进一步挖掘这类信息与客流模型的相关性以及</w:t>
      </w:r>
      <w:r w:rsidR="00226AA0">
        <w:rPr>
          <w:rFonts w:eastAsia="楷体_GB2312"/>
          <w:sz w:val="24"/>
        </w:rPr>
        <w:t>后续的</w:t>
      </w:r>
      <w:r w:rsidR="00226AA0">
        <w:rPr>
          <w:rFonts w:eastAsia="楷体_GB2312" w:hint="eastAsia"/>
          <w:sz w:val="24"/>
        </w:rPr>
        <w:t>路线</w:t>
      </w:r>
      <w:r w:rsidR="000F541A">
        <w:rPr>
          <w:rFonts w:eastAsia="楷体_GB2312"/>
          <w:sz w:val="24"/>
        </w:rPr>
        <w:t>推荐奠定基础。</w:t>
      </w:r>
    </w:p>
    <w:p w14:paraId="37491024" w14:textId="441DF04E" w:rsidR="003F6ED0" w:rsidRPr="003F6ED0" w:rsidRDefault="003F6ED0" w:rsidP="00D3550A">
      <w:pPr>
        <w:spacing w:line="400" w:lineRule="exact"/>
        <w:ind w:firstLineChars="200" w:firstLine="480"/>
        <w:rPr>
          <w:rFonts w:eastAsia="楷体_GB2312"/>
          <w:sz w:val="24"/>
        </w:rPr>
      </w:pPr>
      <w:r>
        <w:rPr>
          <w:rFonts w:eastAsia="楷体_GB2312" w:hint="eastAsia"/>
          <w:sz w:val="24"/>
        </w:rPr>
        <w:t>商家标签</w:t>
      </w:r>
      <w:r>
        <w:rPr>
          <w:rFonts w:eastAsia="楷体_GB2312"/>
          <w:sz w:val="24"/>
        </w:rPr>
        <w:t>对于用户出行</w:t>
      </w:r>
      <w:r>
        <w:rPr>
          <w:rFonts w:eastAsia="楷体_GB2312" w:hint="eastAsia"/>
          <w:sz w:val="24"/>
        </w:rPr>
        <w:t>意愿具有</w:t>
      </w:r>
      <w:r>
        <w:rPr>
          <w:rFonts w:eastAsia="楷体_GB2312"/>
          <w:sz w:val="24"/>
        </w:rPr>
        <w:t>指导意义</w:t>
      </w:r>
      <w:r w:rsidR="00B55AF2">
        <w:rPr>
          <w:rFonts w:eastAsia="楷体_GB2312" w:hint="eastAsia"/>
          <w:sz w:val="24"/>
        </w:rPr>
        <w:t>,</w:t>
      </w:r>
      <w:r w:rsidR="00B55AF2">
        <w:rPr>
          <w:rFonts w:eastAsia="楷体_GB2312" w:hint="eastAsia"/>
          <w:sz w:val="24"/>
        </w:rPr>
        <w:t>尤其</w:t>
      </w:r>
      <w:r w:rsidR="00B55AF2">
        <w:rPr>
          <w:rFonts w:eastAsia="楷体_GB2312"/>
          <w:sz w:val="24"/>
        </w:rPr>
        <w:t>是针对以吃喝玩乐为出行目的</w:t>
      </w:r>
      <w:r w:rsidR="00B55AF2">
        <w:rPr>
          <w:rFonts w:eastAsia="楷体_GB2312" w:hint="eastAsia"/>
          <w:sz w:val="24"/>
        </w:rPr>
        <w:t>的</w:t>
      </w:r>
      <w:r w:rsidR="00B55AF2">
        <w:rPr>
          <w:rFonts w:eastAsia="楷体_GB2312"/>
          <w:sz w:val="24"/>
        </w:rPr>
        <w:t>用户</w:t>
      </w:r>
      <w:r w:rsidR="00B55AF2">
        <w:rPr>
          <w:rFonts w:eastAsia="楷体_GB2312" w:hint="eastAsia"/>
          <w:sz w:val="24"/>
        </w:rPr>
        <w:t>来说</w:t>
      </w:r>
      <w:r w:rsidR="00B55AF2">
        <w:rPr>
          <w:rFonts w:eastAsia="楷体_GB2312"/>
          <w:sz w:val="24"/>
        </w:rPr>
        <w:t>，站点周边的商家信息对</w:t>
      </w:r>
      <w:r w:rsidR="00B55AF2">
        <w:rPr>
          <w:rFonts w:eastAsia="楷体_GB2312" w:hint="eastAsia"/>
          <w:sz w:val="24"/>
        </w:rPr>
        <w:t>出行目的地</w:t>
      </w:r>
      <w:r w:rsidR="00226AA0">
        <w:rPr>
          <w:rFonts w:eastAsia="楷体_GB2312"/>
          <w:sz w:val="24"/>
        </w:rPr>
        <w:t>的选择有重</w:t>
      </w:r>
      <w:r w:rsidR="00226AA0">
        <w:rPr>
          <w:rFonts w:eastAsia="楷体_GB2312" w:hint="eastAsia"/>
          <w:sz w:val="24"/>
        </w:rPr>
        <w:t>大</w:t>
      </w:r>
      <w:r w:rsidR="00226AA0">
        <w:rPr>
          <w:rFonts w:eastAsia="楷体_GB2312"/>
          <w:sz w:val="24"/>
        </w:rPr>
        <w:t>参考价值</w:t>
      </w:r>
      <w:r w:rsidR="003844F3">
        <w:rPr>
          <w:rFonts w:eastAsia="楷体_GB2312" w:hint="eastAsia"/>
          <w:sz w:val="24"/>
        </w:rPr>
        <w:t>，而</w:t>
      </w:r>
      <w:r w:rsidR="003844F3">
        <w:rPr>
          <w:rFonts w:eastAsia="楷体_GB2312"/>
          <w:sz w:val="24"/>
        </w:rPr>
        <w:t>以往的研究</w:t>
      </w:r>
      <w:r w:rsidR="003844F3">
        <w:rPr>
          <w:rFonts w:eastAsia="楷体_GB2312" w:hint="eastAsia"/>
          <w:sz w:val="24"/>
        </w:rPr>
        <w:t>在</w:t>
      </w:r>
      <w:r w:rsidR="003844F3">
        <w:rPr>
          <w:rFonts w:eastAsia="楷体_GB2312"/>
          <w:sz w:val="24"/>
        </w:rPr>
        <w:t>客流预测和路线推荐中，都没有将商家信息考虑</w:t>
      </w:r>
      <w:r w:rsidR="003844F3">
        <w:rPr>
          <w:rFonts w:eastAsia="楷体_GB2312" w:hint="eastAsia"/>
          <w:sz w:val="24"/>
        </w:rPr>
        <w:t>在内</w:t>
      </w:r>
      <w:r w:rsidR="00226AA0">
        <w:rPr>
          <w:rFonts w:eastAsia="楷体_GB2312" w:hint="eastAsia"/>
          <w:sz w:val="24"/>
        </w:rPr>
        <w:t>。</w:t>
      </w:r>
      <w:r w:rsidR="00B55AF2">
        <w:rPr>
          <w:rFonts w:eastAsia="楷体_GB2312" w:hint="eastAsia"/>
          <w:sz w:val="24"/>
        </w:rPr>
        <w:t>同时</w:t>
      </w:r>
      <w:r w:rsidR="00B55AF2">
        <w:rPr>
          <w:rFonts w:eastAsia="楷体_GB2312"/>
          <w:sz w:val="24"/>
        </w:rPr>
        <w:t>，</w:t>
      </w:r>
      <w:r w:rsidR="00B55AF2">
        <w:rPr>
          <w:rFonts w:eastAsia="楷体_GB2312" w:hint="eastAsia"/>
          <w:sz w:val="24"/>
        </w:rPr>
        <w:t>商家</w:t>
      </w:r>
      <w:r w:rsidR="00B55AF2">
        <w:rPr>
          <w:rFonts w:eastAsia="楷体_GB2312"/>
          <w:sz w:val="24"/>
        </w:rPr>
        <w:t>标签的提取</w:t>
      </w:r>
      <w:r>
        <w:rPr>
          <w:rFonts w:eastAsia="楷体_GB2312"/>
          <w:sz w:val="24"/>
        </w:rPr>
        <w:t>是构建商家</w:t>
      </w:r>
      <w:r w:rsidR="00B55AF2">
        <w:rPr>
          <w:rFonts w:eastAsia="楷体_GB2312"/>
          <w:sz w:val="24"/>
        </w:rPr>
        <w:t>画像的基础</w:t>
      </w:r>
      <w:r w:rsidR="00B55AF2">
        <w:rPr>
          <w:rFonts w:eastAsia="楷体_GB2312" w:hint="eastAsia"/>
          <w:sz w:val="24"/>
        </w:rPr>
        <w:t>，而</w:t>
      </w:r>
      <w:r w:rsidRPr="003F6ED0">
        <w:rPr>
          <w:rFonts w:eastAsia="楷体_GB2312" w:hint="eastAsia"/>
          <w:sz w:val="24"/>
        </w:rPr>
        <w:t>只有从商家的属性、菜系、客单价、服务质量、热销菜品等数据分析中，才能最</w:t>
      </w:r>
      <w:r w:rsidR="0032245C">
        <w:rPr>
          <w:rFonts w:eastAsia="楷体_GB2312" w:hint="eastAsia"/>
          <w:sz w:val="24"/>
        </w:rPr>
        <w:t>真实最直接的了解到商家的经营情况，才能向</w:t>
      </w:r>
      <w:r w:rsidR="0032245C">
        <w:rPr>
          <w:rFonts w:eastAsia="楷体_GB2312"/>
          <w:sz w:val="24"/>
        </w:rPr>
        <w:t>用户展示最全面的</w:t>
      </w:r>
      <w:r w:rsidR="00266C94">
        <w:rPr>
          <w:rFonts w:eastAsia="楷体_GB2312" w:hint="eastAsia"/>
          <w:sz w:val="24"/>
        </w:rPr>
        <w:t>商家信息</w:t>
      </w:r>
      <w:r w:rsidRPr="003F6ED0">
        <w:rPr>
          <w:rFonts w:eastAsia="楷体_GB2312" w:hint="eastAsia"/>
          <w:sz w:val="24"/>
        </w:rPr>
        <w:t>。</w:t>
      </w:r>
      <w:r>
        <w:rPr>
          <w:rFonts w:eastAsia="楷体_GB2312" w:hint="eastAsia"/>
          <w:sz w:val="24"/>
        </w:rPr>
        <w:t>目前</w:t>
      </w:r>
      <w:r>
        <w:rPr>
          <w:rFonts w:eastAsia="楷体_GB2312"/>
          <w:sz w:val="24"/>
        </w:rPr>
        <w:t>主流的评论网站中，</w:t>
      </w:r>
      <w:r w:rsidRPr="003F6ED0">
        <w:rPr>
          <w:rFonts w:eastAsia="楷体_GB2312" w:hint="eastAsia"/>
          <w:sz w:val="24"/>
        </w:rPr>
        <w:t>已有的商家标签是通过标签提取算法通过对每一条数据提取标签汇总得到的，但是由于算法的不完善使得一条评论通常</w:t>
      </w:r>
      <w:r w:rsidR="0032245C">
        <w:rPr>
          <w:rFonts w:eastAsia="楷体_GB2312" w:hint="eastAsia"/>
          <w:sz w:val="24"/>
        </w:rPr>
        <w:t>没有</w:t>
      </w:r>
      <w:r w:rsidR="0032245C">
        <w:rPr>
          <w:rFonts w:eastAsia="楷体_GB2312"/>
          <w:sz w:val="24"/>
        </w:rPr>
        <w:t>标签或者</w:t>
      </w:r>
      <w:r w:rsidRPr="003F6ED0">
        <w:rPr>
          <w:rFonts w:eastAsia="楷体_GB2312" w:hint="eastAsia"/>
          <w:sz w:val="24"/>
        </w:rPr>
        <w:t>只有一个标签</w:t>
      </w:r>
      <w:r w:rsidR="0032245C">
        <w:rPr>
          <w:rFonts w:eastAsia="楷体_GB2312" w:hint="eastAsia"/>
          <w:sz w:val="24"/>
        </w:rPr>
        <w:t>，</w:t>
      </w:r>
      <w:r w:rsidRPr="003F6ED0">
        <w:rPr>
          <w:rFonts w:eastAsia="楷体_GB2312" w:hint="eastAsia"/>
          <w:sz w:val="24"/>
        </w:rPr>
        <w:t>最终导致商家标签的准确度</w:t>
      </w:r>
      <w:r w:rsidR="0032245C">
        <w:rPr>
          <w:rFonts w:eastAsia="楷体_GB2312" w:hint="eastAsia"/>
          <w:sz w:val="24"/>
        </w:rPr>
        <w:t>和</w:t>
      </w:r>
      <w:r w:rsidR="0032245C">
        <w:rPr>
          <w:rFonts w:eastAsia="楷体_GB2312"/>
          <w:sz w:val="24"/>
        </w:rPr>
        <w:t>完善度都</w:t>
      </w:r>
      <w:r w:rsidRPr="003F6ED0">
        <w:rPr>
          <w:rFonts w:eastAsia="楷体_GB2312" w:hint="eastAsia"/>
          <w:sz w:val="24"/>
        </w:rPr>
        <w:t>不高。</w:t>
      </w:r>
      <w:r w:rsidR="0032245C">
        <w:rPr>
          <w:rFonts w:eastAsia="楷体_GB2312" w:hint="eastAsia"/>
          <w:sz w:val="24"/>
        </w:rPr>
        <w:t>除</w:t>
      </w:r>
      <w:r w:rsidR="0032245C">
        <w:rPr>
          <w:rFonts w:eastAsia="楷体_GB2312"/>
          <w:sz w:val="24"/>
        </w:rPr>
        <w:t>了评论数据外，</w:t>
      </w:r>
      <w:r w:rsidRPr="003F6ED0">
        <w:rPr>
          <w:rFonts w:eastAsia="楷体_GB2312" w:hint="eastAsia"/>
          <w:sz w:val="24"/>
        </w:rPr>
        <w:t>来自</w:t>
      </w:r>
      <w:r w:rsidR="0032245C">
        <w:rPr>
          <w:rFonts w:eastAsia="楷体_GB2312" w:hint="eastAsia"/>
          <w:sz w:val="24"/>
        </w:rPr>
        <w:t>微博的文本数据同样</w:t>
      </w:r>
      <w:r w:rsidR="0032245C">
        <w:rPr>
          <w:rFonts w:eastAsia="楷体_GB2312"/>
          <w:sz w:val="24"/>
        </w:rPr>
        <w:t>蕴含着大量</w:t>
      </w:r>
      <w:r w:rsidR="0032245C">
        <w:rPr>
          <w:rFonts w:eastAsia="楷体_GB2312" w:hint="eastAsia"/>
          <w:sz w:val="24"/>
        </w:rPr>
        <w:t>对</w:t>
      </w:r>
      <w:r w:rsidR="0032245C">
        <w:rPr>
          <w:rFonts w:eastAsia="楷体_GB2312"/>
          <w:sz w:val="24"/>
        </w:rPr>
        <w:t>商家的评价信息</w:t>
      </w:r>
      <w:r w:rsidRPr="003F6ED0">
        <w:rPr>
          <w:rFonts w:eastAsia="楷体_GB2312" w:hint="eastAsia"/>
          <w:sz w:val="24"/>
        </w:rPr>
        <w:t>且未被利</w:t>
      </w:r>
      <w:r w:rsidR="005430CF">
        <w:rPr>
          <w:rFonts w:eastAsia="楷体_GB2312" w:hint="eastAsia"/>
          <w:sz w:val="24"/>
        </w:rPr>
        <w:t>用，因此研究如何</w:t>
      </w:r>
      <w:r w:rsidRPr="003F6ED0">
        <w:rPr>
          <w:rFonts w:eastAsia="楷体_GB2312" w:hint="eastAsia"/>
          <w:sz w:val="24"/>
        </w:rPr>
        <w:t>利用评论数据和微博数据提高商家标签的准确度</w:t>
      </w:r>
      <w:r w:rsidR="005430CF">
        <w:rPr>
          <w:rFonts w:eastAsia="楷体_GB2312" w:hint="eastAsia"/>
          <w:sz w:val="24"/>
        </w:rPr>
        <w:t>，</w:t>
      </w:r>
      <w:r w:rsidR="003844F3">
        <w:rPr>
          <w:rFonts w:eastAsia="楷体_GB2312" w:hint="eastAsia"/>
          <w:sz w:val="24"/>
        </w:rPr>
        <w:t>对</w:t>
      </w:r>
      <w:r w:rsidR="003844F3">
        <w:rPr>
          <w:rFonts w:eastAsia="楷体_GB2312"/>
          <w:sz w:val="24"/>
        </w:rPr>
        <w:t>客流预测和路线推荐都</w:t>
      </w:r>
      <w:r w:rsidRPr="003F6ED0">
        <w:rPr>
          <w:rFonts w:eastAsia="楷体_GB2312" w:hint="eastAsia"/>
          <w:sz w:val="24"/>
        </w:rPr>
        <w:t>有</w:t>
      </w:r>
      <w:r w:rsidR="003844F3">
        <w:rPr>
          <w:rFonts w:eastAsia="楷体_GB2312" w:hint="eastAsia"/>
          <w:sz w:val="24"/>
        </w:rPr>
        <w:t>着</w:t>
      </w:r>
      <w:r w:rsidRPr="003F6ED0">
        <w:rPr>
          <w:rFonts w:eastAsia="楷体_GB2312" w:hint="eastAsia"/>
          <w:sz w:val="24"/>
        </w:rPr>
        <w:t>重要</w:t>
      </w:r>
      <w:r w:rsidR="00266C94">
        <w:rPr>
          <w:rFonts w:eastAsia="楷体_GB2312" w:hint="eastAsia"/>
          <w:sz w:val="24"/>
        </w:rPr>
        <w:t>价值</w:t>
      </w:r>
      <w:r w:rsidRPr="003F6ED0">
        <w:rPr>
          <w:rFonts w:eastAsia="楷体_GB2312" w:hint="eastAsia"/>
          <w:sz w:val="24"/>
        </w:rPr>
        <w:t>。</w:t>
      </w:r>
    </w:p>
    <w:p w14:paraId="08FCF6A5" w14:textId="51ACE8FB" w:rsidR="00C127BF" w:rsidRPr="00C127BF" w:rsidRDefault="0032245C" w:rsidP="00D3550A">
      <w:pPr>
        <w:spacing w:line="400" w:lineRule="exact"/>
        <w:ind w:firstLineChars="200" w:firstLine="480"/>
        <w:rPr>
          <w:rFonts w:eastAsia="楷体_GB2312"/>
          <w:sz w:val="24"/>
        </w:rPr>
      </w:pPr>
      <w:r>
        <w:rPr>
          <w:rFonts w:eastAsia="楷体_GB2312" w:hint="eastAsia"/>
          <w:sz w:val="24"/>
        </w:rPr>
        <w:t>在</w:t>
      </w:r>
      <w:r>
        <w:rPr>
          <w:rFonts w:eastAsia="楷体_GB2312"/>
          <w:sz w:val="24"/>
        </w:rPr>
        <w:t>本课题中，</w:t>
      </w:r>
      <w:r w:rsidR="003F6ED0" w:rsidRPr="003F6ED0">
        <w:rPr>
          <w:rFonts w:eastAsia="楷体_GB2312" w:hint="eastAsia"/>
          <w:sz w:val="24"/>
        </w:rPr>
        <w:t>商家</w:t>
      </w:r>
      <w:r w:rsidR="00226AA0">
        <w:rPr>
          <w:rFonts w:eastAsia="楷体_GB2312" w:hint="eastAsia"/>
          <w:sz w:val="24"/>
        </w:rPr>
        <w:t>标签可分为两大类，分别为服务类</w:t>
      </w:r>
      <w:r>
        <w:rPr>
          <w:rFonts w:eastAsia="楷体_GB2312" w:hint="eastAsia"/>
          <w:sz w:val="24"/>
        </w:rPr>
        <w:t>（</w:t>
      </w:r>
      <w:r w:rsidR="00226AA0">
        <w:rPr>
          <w:rFonts w:eastAsia="楷体_GB2312" w:hint="eastAsia"/>
          <w:sz w:val="24"/>
        </w:rPr>
        <w:t>如</w:t>
      </w:r>
      <w:r>
        <w:rPr>
          <w:rFonts w:eastAsia="楷体_GB2312" w:hint="eastAsia"/>
          <w:sz w:val="24"/>
        </w:rPr>
        <w:t>环境、服务、口味、交易方式）和菜品类</w:t>
      </w:r>
      <w:r w:rsidR="00226AA0">
        <w:rPr>
          <w:rFonts w:eastAsia="楷体_GB2312" w:hint="eastAsia"/>
          <w:sz w:val="24"/>
        </w:rPr>
        <w:t>(</w:t>
      </w:r>
      <w:r w:rsidR="00226AA0">
        <w:rPr>
          <w:rFonts w:eastAsia="楷体_GB2312" w:hint="eastAsia"/>
          <w:sz w:val="24"/>
        </w:rPr>
        <w:t>推荐</w:t>
      </w:r>
      <w:r w:rsidR="00226AA0">
        <w:rPr>
          <w:rFonts w:eastAsia="楷体_GB2312"/>
          <w:sz w:val="24"/>
        </w:rPr>
        <w:t>的菜品</w:t>
      </w:r>
      <w:r w:rsidR="00226AA0">
        <w:rPr>
          <w:rFonts w:eastAsia="楷体_GB2312" w:hint="eastAsia"/>
          <w:sz w:val="24"/>
        </w:rPr>
        <w:t>)</w:t>
      </w:r>
      <w:r>
        <w:rPr>
          <w:rFonts w:eastAsia="楷体_GB2312" w:hint="eastAsia"/>
          <w:sz w:val="24"/>
        </w:rPr>
        <w:t>，由于商家</w:t>
      </w:r>
      <w:r w:rsidR="003F6ED0" w:rsidRPr="003F6ED0">
        <w:rPr>
          <w:rFonts w:eastAsia="楷体_GB2312" w:hint="eastAsia"/>
          <w:sz w:val="24"/>
        </w:rPr>
        <w:t>标签的复杂性和多样性，本课题针对这两类标签采取不同的提取方法。其中服务类的标签采</w:t>
      </w:r>
      <w:r>
        <w:rPr>
          <w:rFonts w:eastAsia="楷体_GB2312" w:hint="eastAsia"/>
          <w:sz w:val="24"/>
        </w:rPr>
        <w:t>用</w:t>
      </w:r>
      <w:r w:rsidR="00C127BF">
        <w:rPr>
          <w:rFonts w:eastAsia="楷体_GB2312" w:hint="eastAsia"/>
          <w:sz w:val="24"/>
        </w:rPr>
        <w:t>基于语义的多标签分类算法，而菜品类标签</w:t>
      </w:r>
      <w:r>
        <w:rPr>
          <w:rFonts w:eastAsia="楷体_GB2312" w:hint="eastAsia"/>
          <w:sz w:val="24"/>
        </w:rPr>
        <w:t>的</w:t>
      </w:r>
      <w:r>
        <w:rPr>
          <w:rFonts w:eastAsia="楷体_GB2312"/>
          <w:sz w:val="24"/>
        </w:rPr>
        <w:t>提取</w:t>
      </w:r>
      <w:r w:rsidR="00C127BF">
        <w:rPr>
          <w:rFonts w:eastAsia="楷体_GB2312" w:hint="eastAsia"/>
          <w:sz w:val="24"/>
        </w:rPr>
        <w:t>则</w:t>
      </w:r>
      <w:r w:rsidR="00C127BF">
        <w:rPr>
          <w:rFonts w:eastAsia="楷体_GB2312"/>
          <w:sz w:val="24"/>
        </w:rPr>
        <w:t>可以转化为</w:t>
      </w:r>
      <w:r w:rsidR="00C127BF">
        <w:rPr>
          <w:rFonts w:eastAsia="楷体_GB2312" w:hint="eastAsia"/>
          <w:sz w:val="24"/>
        </w:rPr>
        <w:t>对</w:t>
      </w:r>
      <w:r w:rsidR="00C127BF">
        <w:rPr>
          <w:rFonts w:eastAsia="楷体_GB2312"/>
          <w:sz w:val="24"/>
        </w:rPr>
        <w:t>实体关系</w:t>
      </w:r>
      <w:r w:rsidR="00C127BF">
        <w:rPr>
          <w:rFonts w:eastAsia="楷体_GB2312" w:hint="eastAsia"/>
          <w:sz w:val="24"/>
        </w:rPr>
        <w:t>的识别问题</w:t>
      </w:r>
      <w:r w:rsidR="00C127BF">
        <w:rPr>
          <w:rFonts w:eastAsia="楷体_GB2312"/>
          <w:sz w:val="24"/>
        </w:rPr>
        <w:t>。</w:t>
      </w:r>
      <w:r w:rsidR="00797894">
        <w:rPr>
          <w:rFonts w:eastAsia="楷体_GB2312"/>
          <w:sz w:val="24"/>
        </w:rPr>
        <w:t>对多标签分类和实体关系识别的研究，是文本挖掘领域的难点问题，也是本课题拟解决的</w:t>
      </w:r>
      <w:r w:rsidR="00797894">
        <w:rPr>
          <w:rFonts w:eastAsia="楷体_GB2312" w:hint="eastAsia"/>
          <w:sz w:val="24"/>
        </w:rPr>
        <w:t>重点</w:t>
      </w:r>
      <w:r w:rsidR="00797894">
        <w:rPr>
          <w:rFonts w:eastAsia="楷体_GB2312"/>
          <w:sz w:val="24"/>
        </w:rPr>
        <w:t>问题。</w:t>
      </w:r>
    </w:p>
    <w:p w14:paraId="6B8EC8F1" w14:textId="77777777" w:rsidR="008F68D2" w:rsidRDefault="008F68D2" w:rsidP="00E57851">
      <w:pPr>
        <w:numPr>
          <w:ilvl w:val="0"/>
          <w:numId w:val="5"/>
        </w:numPr>
        <w:spacing w:line="400" w:lineRule="exact"/>
        <w:rPr>
          <w:rFonts w:eastAsia="楷体_GB2312"/>
          <w:b/>
          <w:sz w:val="24"/>
        </w:rPr>
      </w:pPr>
      <w:r w:rsidRPr="000F541A">
        <w:rPr>
          <w:rFonts w:eastAsia="楷体_GB2312" w:hint="eastAsia"/>
          <w:b/>
          <w:sz w:val="24"/>
        </w:rPr>
        <w:t>基于</w:t>
      </w:r>
      <w:r w:rsidRPr="000F541A">
        <w:rPr>
          <w:rFonts w:eastAsia="楷体_GB2312"/>
          <w:b/>
          <w:sz w:val="24"/>
        </w:rPr>
        <w:t>多维数据的时空</w:t>
      </w:r>
      <w:r w:rsidRPr="000F541A">
        <w:rPr>
          <w:rFonts w:eastAsia="楷体_GB2312" w:hint="eastAsia"/>
          <w:b/>
          <w:sz w:val="24"/>
        </w:rPr>
        <w:t>客流预测</w:t>
      </w:r>
      <w:r w:rsidRPr="000F541A">
        <w:rPr>
          <w:rFonts w:eastAsia="楷体_GB2312"/>
          <w:b/>
          <w:sz w:val="24"/>
        </w:rPr>
        <w:t>模型构建；</w:t>
      </w:r>
    </w:p>
    <w:p w14:paraId="5FBFBDCF" w14:textId="2DE632FD" w:rsidR="00797894" w:rsidRPr="00797894" w:rsidRDefault="0067715B" w:rsidP="00D3550A">
      <w:pPr>
        <w:spacing w:line="400" w:lineRule="exact"/>
        <w:ind w:firstLineChars="200" w:firstLine="480"/>
        <w:rPr>
          <w:rFonts w:eastAsia="楷体_GB2312"/>
          <w:sz w:val="24"/>
        </w:rPr>
      </w:pPr>
      <w:r>
        <w:rPr>
          <w:rFonts w:eastAsia="楷体_GB2312" w:hint="eastAsia"/>
          <w:sz w:val="24"/>
        </w:rPr>
        <w:t>在</w:t>
      </w:r>
      <w:r>
        <w:rPr>
          <w:rFonts w:eastAsia="楷体_GB2312"/>
          <w:sz w:val="24"/>
        </w:rPr>
        <w:t>轨道交通领域，</w:t>
      </w:r>
      <w:r w:rsidR="0032245C">
        <w:rPr>
          <w:rFonts w:eastAsia="楷体_GB2312" w:hint="eastAsia"/>
          <w:sz w:val="24"/>
        </w:rPr>
        <w:t>随着在一、二线城市轨道交通的不断扩建和发展，地铁已经成为最</w:t>
      </w:r>
      <w:r w:rsidR="00797894" w:rsidRPr="00797894">
        <w:rPr>
          <w:rFonts w:eastAsia="楷体_GB2312" w:hint="eastAsia"/>
          <w:sz w:val="24"/>
        </w:rPr>
        <w:t>重要的</w:t>
      </w:r>
      <w:r w:rsidR="0032245C">
        <w:rPr>
          <w:rFonts w:eastAsia="楷体_GB2312" w:hint="eastAsia"/>
          <w:sz w:val="24"/>
        </w:rPr>
        <w:t>轨道交通</w:t>
      </w:r>
      <w:r w:rsidR="00797894" w:rsidRPr="00797894">
        <w:rPr>
          <w:rFonts w:eastAsia="楷体_GB2312" w:hint="eastAsia"/>
          <w:sz w:val="24"/>
        </w:rPr>
        <w:t>出行方式</w:t>
      </w:r>
      <w:r w:rsidR="0032245C">
        <w:rPr>
          <w:rFonts w:eastAsia="楷体_GB2312" w:hint="eastAsia"/>
          <w:sz w:val="24"/>
        </w:rPr>
        <w:t>之一</w:t>
      </w:r>
      <w:r w:rsidR="00797894" w:rsidRPr="00797894">
        <w:rPr>
          <w:rFonts w:eastAsia="楷体_GB2312" w:hint="eastAsia"/>
          <w:sz w:val="24"/>
        </w:rPr>
        <w:t>。日益增长的客流量对地铁的运营提出了更高的要求。例如若出现客流的爆发式增长，交通部门需要对其采取及时有效的管控措施，疏通客流，开放闸机，减少由客流高峰引起的安全事故。同时随着客流的不断增加，交通部门也需要不断规划新的地铁路线，减少各线路</w:t>
      </w:r>
      <w:r w:rsidR="00797894" w:rsidRPr="00797894">
        <w:rPr>
          <w:rFonts w:eastAsia="楷体_GB2312" w:hint="eastAsia"/>
          <w:sz w:val="24"/>
        </w:rPr>
        <w:lastRenderedPageBreak/>
        <w:t>的运营压力。对下一时段客流的有效分析和预测，能够让交通部门掌握客流发展动向，拿到一定的主动权，从而更好的应对客流的变化。</w:t>
      </w:r>
    </w:p>
    <w:p w14:paraId="59E19C91" w14:textId="15419094" w:rsidR="00C127BF" w:rsidRPr="00797894" w:rsidRDefault="00797894" w:rsidP="005430CF">
      <w:pPr>
        <w:spacing w:line="400" w:lineRule="exact"/>
        <w:ind w:firstLineChars="200" w:firstLine="480"/>
        <w:rPr>
          <w:rFonts w:eastAsia="楷体_GB2312"/>
          <w:sz w:val="24"/>
        </w:rPr>
      </w:pPr>
      <w:r w:rsidRPr="00797894">
        <w:rPr>
          <w:rFonts w:eastAsia="楷体_GB2312" w:hint="eastAsia"/>
          <w:sz w:val="24"/>
        </w:rPr>
        <w:t>客流量数据属于典型的时间序列数据，现有经典的时间序列数据预测方法大致有</w:t>
      </w:r>
      <w:r w:rsidRPr="00797894">
        <w:rPr>
          <w:rFonts w:eastAsia="楷体_GB2312" w:hint="eastAsia"/>
          <w:sz w:val="24"/>
        </w:rPr>
        <w:t>ARIMA</w:t>
      </w:r>
      <w:r w:rsidRPr="00797894">
        <w:rPr>
          <w:rFonts w:eastAsia="楷体_GB2312" w:hint="eastAsia"/>
          <w:sz w:val="24"/>
        </w:rPr>
        <w:t>、回归模型、神经网络模型等。这些模型对于时间序列数据处理能力较好。但是这些方法只是利用了历史数据进行挖掘分析，针对的是单一的时间序列数据。实际生活中，影响客流的因素多种多样，除了客流历史数据，站点位置、气象、时令节日、站点周边商家的情况等因素也会对一个城市内的客流也会造成不同程度的影响。典型的预测模型很难将这样多种因素考虑在内，从而丢失了很多有用的信息。挖掘这些因素对客流的影响程度或者与找出与客流的关系对于商家或者活动、客流预测、市政</w:t>
      </w:r>
      <w:r w:rsidR="00FB02A8">
        <w:rPr>
          <w:rFonts w:eastAsia="楷体_GB2312" w:hint="eastAsia"/>
          <w:sz w:val="24"/>
        </w:rPr>
        <w:t>建设都有指导意义。因此综合多因素对多站点短期客流预测有重要意义。同时</w:t>
      </w:r>
      <w:r w:rsidR="00FB02A8">
        <w:rPr>
          <w:rFonts w:eastAsia="楷体_GB2312"/>
          <w:sz w:val="24"/>
        </w:rPr>
        <w:t>客流</w:t>
      </w:r>
      <w:r w:rsidR="00FB02A8">
        <w:rPr>
          <w:rFonts w:eastAsia="楷体_GB2312" w:hint="eastAsia"/>
          <w:sz w:val="24"/>
        </w:rPr>
        <w:t>预测</w:t>
      </w:r>
      <w:r w:rsidR="00FB02A8">
        <w:rPr>
          <w:rFonts w:eastAsia="楷体_GB2312"/>
          <w:sz w:val="24"/>
        </w:rPr>
        <w:t>模型</w:t>
      </w:r>
      <w:r w:rsidR="00FB02A8">
        <w:rPr>
          <w:rFonts w:eastAsia="楷体_GB2312" w:hint="eastAsia"/>
          <w:sz w:val="24"/>
        </w:rPr>
        <w:t>作为</w:t>
      </w:r>
      <w:r w:rsidR="00FB02A8">
        <w:rPr>
          <w:rFonts w:eastAsia="楷体_GB2312"/>
          <w:sz w:val="24"/>
        </w:rPr>
        <w:t>基础研究，</w:t>
      </w:r>
      <w:r w:rsidR="00FB02A8">
        <w:rPr>
          <w:rFonts w:eastAsia="楷体_GB2312" w:hint="eastAsia"/>
          <w:sz w:val="24"/>
        </w:rPr>
        <w:t>对于</w:t>
      </w:r>
      <w:r w:rsidR="005430CF">
        <w:rPr>
          <w:rFonts w:eastAsia="楷体_GB2312" w:hint="eastAsia"/>
          <w:sz w:val="24"/>
        </w:rPr>
        <w:t>路线推荐</w:t>
      </w:r>
      <w:r w:rsidR="00FB02A8">
        <w:rPr>
          <w:rFonts w:eastAsia="楷体_GB2312" w:hint="eastAsia"/>
          <w:sz w:val="24"/>
        </w:rPr>
        <w:t>、</w:t>
      </w:r>
      <w:r w:rsidR="00FB02A8">
        <w:rPr>
          <w:rFonts w:eastAsia="楷体_GB2312"/>
          <w:sz w:val="24"/>
        </w:rPr>
        <w:t>交通规划</w:t>
      </w:r>
      <w:r w:rsidR="00FB02A8">
        <w:rPr>
          <w:rFonts w:eastAsia="楷体_GB2312" w:hint="eastAsia"/>
          <w:sz w:val="24"/>
        </w:rPr>
        <w:t>等</w:t>
      </w:r>
      <w:r w:rsidR="00FB02A8">
        <w:rPr>
          <w:rFonts w:eastAsia="楷体_GB2312"/>
          <w:sz w:val="24"/>
        </w:rPr>
        <w:t>都有重大的参考意义。</w:t>
      </w:r>
    </w:p>
    <w:p w14:paraId="3F4055DF" w14:textId="3B431EFA" w:rsidR="008F68D2" w:rsidRDefault="000F541A" w:rsidP="00E57851">
      <w:pPr>
        <w:numPr>
          <w:ilvl w:val="0"/>
          <w:numId w:val="5"/>
        </w:numPr>
        <w:spacing w:line="400" w:lineRule="exact"/>
        <w:rPr>
          <w:rFonts w:eastAsia="楷体_GB2312"/>
          <w:b/>
          <w:sz w:val="24"/>
        </w:rPr>
      </w:pPr>
      <w:r w:rsidRPr="003F6ED0">
        <w:rPr>
          <w:rFonts w:eastAsia="楷体_GB2312" w:hint="eastAsia"/>
          <w:b/>
          <w:sz w:val="24"/>
        </w:rPr>
        <w:t>基于商家</w:t>
      </w:r>
      <w:r w:rsidR="00C127BF">
        <w:rPr>
          <w:rFonts w:eastAsia="楷体_GB2312" w:hint="eastAsia"/>
          <w:b/>
          <w:sz w:val="24"/>
        </w:rPr>
        <w:t>标签</w:t>
      </w:r>
      <w:r w:rsidRPr="003F6ED0">
        <w:rPr>
          <w:rFonts w:eastAsia="楷体_GB2312"/>
          <w:b/>
          <w:sz w:val="24"/>
        </w:rPr>
        <w:t>和客流</w:t>
      </w:r>
      <w:r w:rsidR="003F6ED0" w:rsidRPr="003F6ED0">
        <w:rPr>
          <w:rFonts w:eastAsia="楷体_GB2312" w:hint="eastAsia"/>
          <w:b/>
          <w:sz w:val="24"/>
        </w:rPr>
        <w:t>的</w:t>
      </w:r>
      <w:r w:rsidR="00FA3DE8">
        <w:rPr>
          <w:rFonts w:eastAsia="楷体_GB2312" w:hint="eastAsia"/>
          <w:b/>
          <w:sz w:val="24"/>
        </w:rPr>
        <w:t>路线</w:t>
      </w:r>
      <w:r w:rsidR="003F6ED0" w:rsidRPr="003F6ED0">
        <w:rPr>
          <w:rFonts w:eastAsia="楷体_GB2312" w:hint="eastAsia"/>
          <w:b/>
          <w:sz w:val="24"/>
        </w:rPr>
        <w:t>推荐</w:t>
      </w:r>
      <w:r w:rsidR="008F68D2" w:rsidRPr="003F6ED0">
        <w:rPr>
          <w:rFonts w:eastAsia="楷体_GB2312"/>
          <w:b/>
          <w:sz w:val="24"/>
        </w:rPr>
        <w:t>模型</w:t>
      </w:r>
      <w:r w:rsidR="00D5656E" w:rsidRPr="003F6ED0">
        <w:rPr>
          <w:rFonts w:eastAsia="楷体_GB2312" w:hint="eastAsia"/>
          <w:b/>
          <w:sz w:val="24"/>
        </w:rPr>
        <w:t>构建</w:t>
      </w:r>
      <w:r w:rsidR="00D5656E" w:rsidRPr="003F6ED0">
        <w:rPr>
          <w:rFonts w:eastAsia="楷体_GB2312"/>
          <w:b/>
          <w:sz w:val="24"/>
        </w:rPr>
        <w:t>；</w:t>
      </w:r>
    </w:p>
    <w:p w14:paraId="6E5CC064" w14:textId="52B7272C" w:rsidR="000D3D6D" w:rsidRPr="000D3D6D" w:rsidRDefault="000D3D6D" w:rsidP="000D3D6D">
      <w:pPr>
        <w:spacing w:line="400" w:lineRule="exact"/>
        <w:ind w:firstLineChars="200" w:firstLine="480"/>
        <w:rPr>
          <w:rFonts w:eastAsia="楷体_GB2312"/>
          <w:sz w:val="24"/>
        </w:rPr>
      </w:pPr>
      <w:r w:rsidRPr="000D3D6D">
        <w:rPr>
          <w:rFonts w:eastAsia="楷体_GB2312" w:hint="eastAsia"/>
          <w:sz w:val="24"/>
        </w:rPr>
        <w:t>在乘客的出行计划中，可以将目的地划分为两种类型。一种类型是固定目的地，即乘客已经明确要去的地方，是不可更改的，例如对上班人群来说，目的地就是公司所在地。第二种类型的目的地则比较灵活，乘客的出行主要是为了</w:t>
      </w:r>
      <w:r w:rsidR="00A63D9B">
        <w:rPr>
          <w:rFonts w:eastAsia="楷体_GB2312" w:hint="eastAsia"/>
          <w:sz w:val="24"/>
        </w:rPr>
        <w:t>休闲娱乐。这种情况下，乘客出行的目的地在一定程度上具有可规划性，因此</w:t>
      </w:r>
      <w:r w:rsidR="00A63D9B">
        <w:rPr>
          <w:rFonts w:eastAsia="楷体_GB2312"/>
          <w:sz w:val="24"/>
        </w:rPr>
        <w:t>构建一个良好的路线推荐模型，既能满足用户</w:t>
      </w:r>
      <w:r w:rsidR="00A63D9B">
        <w:rPr>
          <w:rFonts w:eastAsia="楷体_GB2312" w:hint="eastAsia"/>
          <w:sz w:val="24"/>
        </w:rPr>
        <w:t>的</w:t>
      </w:r>
      <w:r w:rsidR="00A63D9B">
        <w:rPr>
          <w:rFonts w:eastAsia="楷体_GB2312"/>
          <w:sz w:val="24"/>
        </w:rPr>
        <w:t>需求，又能减缓</w:t>
      </w:r>
      <w:r w:rsidR="00A63D9B">
        <w:rPr>
          <w:rFonts w:eastAsia="楷体_GB2312" w:hint="eastAsia"/>
          <w:sz w:val="24"/>
        </w:rPr>
        <w:t>交通</w:t>
      </w:r>
      <w:r w:rsidR="00A63D9B">
        <w:rPr>
          <w:rFonts w:eastAsia="楷体_GB2312"/>
          <w:sz w:val="24"/>
        </w:rPr>
        <w:t>压力。</w:t>
      </w:r>
    </w:p>
    <w:p w14:paraId="12C91B8C" w14:textId="7F763AF5" w:rsidR="00663EC3" w:rsidRDefault="00A63D9B" w:rsidP="000D3D6D">
      <w:pPr>
        <w:spacing w:line="400" w:lineRule="exact"/>
        <w:ind w:firstLineChars="200" w:firstLine="480"/>
        <w:rPr>
          <w:rFonts w:eastAsia="楷体_GB2312"/>
          <w:sz w:val="24"/>
        </w:rPr>
      </w:pPr>
      <w:r>
        <w:rPr>
          <w:rFonts w:eastAsia="楷体_GB2312" w:hint="eastAsia"/>
          <w:sz w:val="24"/>
        </w:rPr>
        <w:t>用户在以</w:t>
      </w:r>
      <w:r w:rsidR="000D3D6D" w:rsidRPr="000D3D6D">
        <w:rPr>
          <w:rFonts w:eastAsia="楷体_GB2312" w:hint="eastAsia"/>
          <w:sz w:val="24"/>
        </w:rPr>
        <w:t>休闲娱乐</w:t>
      </w:r>
      <w:r>
        <w:rPr>
          <w:rFonts w:eastAsia="楷体_GB2312" w:hint="eastAsia"/>
          <w:sz w:val="24"/>
        </w:rPr>
        <w:t>为</w:t>
      </w:r>
      <w:r>
        <w:rPr>
          <w:rFonts w:eastAsia="楷体_GB2312"/>
          <w:sz w:val="24"/>
        </w:rPr>
        <w:t>目的</w:t>
      </w:r>
      <w:r>
        <w:rPr>
          <w:rFonts w:eastAsia="楷体_GB2312" w:hint="eastAsia"/>
          <w:sz w:val="24"/>
        </w:rPr>
        <w:t>出行的情况下，通常</w:t>
      </w:r>
      <w:r>
        <w:rPr>
          <w:rFonts w:eastAsia="楷体_GB2312"/>
          <w:sz w:val="24"/>
        </w:rPr>
        <w:t>并</w:t>
      </w:r>
      <w:r w:rsidR="000D3D6D" w:rsidRPr="000D3D6D">
        <w:rPr>
          <w:rFonts w:eastAsia="楷体_GB2312" w:hint="eastAsia"/>
          <w:sz w:val="24"/>
        </w:rPr>
        <w:t>未想好自己要去的具体目的地</w:t>
      </w:r>
      <w:r>
        <w:rPr>
          <w:rFonts w:eastAsia="楷体_GB2312" w:hint="eastAsia"/>
          <w:sz w:val="24"/>
        </w:rPr>
        <w:t>，</w:t>
      </w:r>
      <w:r w:rsidR="000D3D6D" w:rsidRPr="000D3D6D">
        <w:rPr>
          <w:rFonts w:eastAsia="楷体_GB2312" w:hint="eastAsia"/>
          <w:sz w:val="24"/>
        </w:rPr>
        <w:t>此时</w:t>
      </w:r>
      <w:r w:rsidR="006E0055">
        <w:rPr>
          <w:rFonts w:eastAsia="楷体_GB2312" w:hint="eastAsia"/>
          <w:sz w:val="24"/>
        </w:rPr>
        <w:t>目的地是商家粒度的，由于商家数量巨大，用户查找这些商家需要消耗大量的时间。同时，用户在查找</w:t>
      </w:r>
      <w:r w:rsidR="00B85F47">
        <w:rPr>
          <w:rFonts w:eastAsia="楷体_GB2312" w:hint="eastAsia"/>
          <w:sz w:val="24"/>
        </w:rPr>
        <w:t>商家的时候，并不清楚商家所处地铁站点的客流量情况。路线推荐模型</w:t>
      </w:r>
      <w:r w:rsidR="000D3D6D" w:rsidRPr="000D3D6D">
        <w:rPr>
          <w:rFonts w:eastAsia="楷体_GB2312" w:hint="eastAsia"/>
          <w:sz w:val="24"/>
        </w:rPr>
        <w:t>通过分析用户曾经去过的商家，结合站点周围</w:t>
      </w:r>
      <w:r w:rsidR="006E0055">
        <w:rPr>
          <w:rFonts w:eastAsia="楷体_GB2312" w:hint="eastAsia"/>
          <w:sz w:val="24"/>
        </w:rPr>
        <w:t>的商家、商家标签和站点客流量信息，向用户推荐可能感兴趣的站点</w:t>
      </w:r>
      <w:r w:rsidR="00B85F47">
        <w:rPr>
          <w:rFonts w:eastAsia="楷体_GB2312" w:hint="eastAsia"/>
          <w:sz w:val="24"/>
        </w:rPr>
        <w:t>，</w:t>
      </w:r>
      <w:r w:rsidR="00B85F47">
        <w:rPr>
          <w:rFonts w:eastAsia="楷体_GB2312"/>
          <w:sz w:val="24"/>
        </w:rPr>
        <w:t>从而</w:t>
      </w:r>
      <w:r w:rsidR="000D3D6D" w:rsidRPr="000D3D6D">
        <w:rPr>
          <w:rFonts w:eastAsia="楷体_GB2312" w:hint="eastAsia"/>
          <w:sz w:val="24"/>
        </w:rPr>
        <w:t>帮助用户制定更合理的出行</w:t>
      </w:r>
      <w:r w:rsidR="00B85F47">
        <w:rPr>
          <w:rFonts w:eastAsia="楷体_GB2312" w:hint="eastAsia"/>
          <w:sz w:val="24"/>
        </w:rPr>
        <w:t>计划，节省用户的时间，同时帮助用户避开客流量大的站点，提高</w:t>
      </w:r>
      <w:r w:rsidR="000D3D6D" w:rsidRPr="000D3D6D">
        <w:rPr>
          <w:rFonts w:eastAsia="楷体_GB2312" w:hint="eastAsia"/>
          <w:sz w:val="24"/>
        </w:rPr>
        <w:t>出行效率和</w:t>
      </w:r>
      <w:r w:rsidR="00B85F47">
        <w:rPr>
          <w:rFonts w:eastAsia="楷体_GB2312" w:hint="eastAsia"/>
          <w:sz w:val="24"/>
        </w:rPr>
        <w:t>用户</w:t>
      </w:r>
      <w:r w:rsidR="000D3D6D" w:rsidRPr="000D3D6D">
        <w:rPr>
          <w:rFonts w:eastAsia="楷体_GB2312" w:hint="eastAsia"/>
          <w:sz w:val="24"/>
        </w:rPr>
        <w:t>感受</w:t>
      </w:r>
      <w:r w:rsidR="00797894" w:rsidRPr="00797894">
        <w:rPr>
          <w:rFonts w:eastAsia="楷体_GB2312" w:hint="eastAsia"/>
          <w:sz w:val="24"/>
        </w:rPr>
        <w:t>。</w:t>
      </w:r>
    </w:p>
    <w:p w14:paraId="5491B751" w14:textId="77777777" w:rsidR="00AC4CBC" w:rsidRDefault="00AC4CBC" w:rsidP="006430A9">
      <w:pPr>
        <w:pStyle w:val="1"/>
      </w:pPr>
      <w:r w:rsidRPr="00E273E0">
        <w:rPr>
          <w:rFonts w:hint="eastAsia"/>
        </w:rPr>
        <w:t>国内外研究现状</w:t>
      </w:r>
    </w:p>
    <w:p w14:paraId="75328BD1" w14:textId="77777777" w:rsidR="005C0D30" w:rsidRDefault="005C0D30">
      <w:pPr>
        <w:ind w:left="419"/>
        <w:pPrChange w:id="4" w:author="dfl" w:date="2018-01-22T15:23:00Z">
          <w:pPr/>
        </w:pPrChange>
      </w:pPr>
      <w:ins w:id="5" w:author="dfl" w:date="2018-01-22T15:24:00Z">
        <w:r>
          <w:rPr>
            <w:rFonts w:hint="eastAsia"/>
          </w:rPr>
          <w:t>补充</w:t>
        </w:r>
        <w:r>
          <w:rPr>
            <w:rFonts w:hint="eastAsia"/>
          </w:rPr>
          <w:t xml:space="preserve">  </w:t>
        </w:r>
      </w:ins>
      <w:ins w:id="6" w:author="dfl" w:date="2018-01-22T15:23:00Z">
        <w:r>
          <w:rPr>
            <w:rFonts w:hint="eastAsia"/>
          </w:rPr>
          <w:t>基于商户</w:t>
        </w:r>
        <w:r>
          <w:t>标签和客流</w:t>
        </w:r>
      </w:ins>
      <w:ins w:id="7" w:author="dfl" w:date="2018-01-22T15:24:00Z">
        <w:r>
          <w:rPr>
            <w:rFonts w:hint="eastAsia"/>
          </w:rPr>
          <w:t>的路线</w:t>
        </w:r>
        <w:r>
          <w:t>推荐：研究现状</w:t>
        </w:r>
      </w:ins>
    </w:p>
    <w:p w14:paraId="2F2AD89F" w14:textId="4E841401" w:rsidR="005C0D30" w:rsidRPr="00902FD5" w:rsidRDefault="0067715B" w:rsidP="00902FD5">
      <w:pPr>
        <w:spacing w:line="400" w:lineRule="exact"/>
        <w:ind w:firstLineChars="200" w:firstLine="480"/>
        <w:rPr>
          <w:rFonts w:eastAsia="楷体_GB2312"/>
          <w:sz w:val="24"/>
        </w:rPr>
      </w:pPr>
      <w:r>
        <w:rPr>
          <w:rFonts w:eastAsia="楷体_GB2312" w:hint="eastAsia"/>
          <w:sz w:val="24"/>
        </w:rPr>
        <w:t>传统的路线推荐算法，如</w:t>
      </w:r>
      <w:r w:rsidRPr="00A145C3">
        <w:rPr>
          <w:rFonts w:eastAsia="楷体_GB2312"/>
          <w:sz w:val="24"/>
        </w:rPr>
        <w:t>Dijkstra</w:t>
      </w:r>
      <w:r>
        <w:rPr>
          <w:rFonts w:eastAsia="楷体_GB2312" w:hint="eastAsia"/>
          <w:sz w:val="24"/>
        </w:rPr>
        <w:t>、</w:t>
      </w:r>
      <w:r>
        <w:rPr>
          <w:rFonts w:eastAsia="楷体_GB2312" w:hint="eastAsia"/>
          <w:sz w:val="24"/>
        </w:rPr>
        <w:t>A*</w:t>
      </w:r>
      <w:r>
        <w:rPr>
          <w:rFonts w:eastAsia="楷体_GB2312" w:hint="eastAsia"/>
          <w:sz w:val="24"/>
        </w:rPr>
        <w:t>等，都是在已知起点和终点的情况下，推荐从起点到终点的一条路线，推荐的结果带有某种约束条件，如最短时间、最少换乘等。这类算法并不能给以休闲娱乐为目的的用户提供可供参考的终点站</w:t>
      </w:r>
      <w:r w:rsidR="00522842">
        <w:rPr>
          <w:rFonts w:eastAsia="楷体_GB2312" w:hint="eastAsia"/>
          <w:sz w:val="24"/>
        </w:rPr>
        <w:t>，</w:t>
      </w:r>
      <w:r w:rsidR="00522842">
        <w:rPr>
          <w:rFonts w:eastAsia="楷体_GB2312"/>
          <w:sz w:val="24"/>
        </w:rPr>
        <w:t>并且只考虑到了</w:t>
      </w:r>
      <w:r w:rsidR="00522842">
        <w:rPr>
          <w:rFonts w:eastAsia="楷体_GB2312" w:hint="eastAsia"/>
          <w:sz w:val="24"/>
        </w:rPr>
        <w:t>单一</w:t>
      </w:r>
      <w:r w:rsidR="00522842">
        <w:rPr>
          <w:rFonts w:eastAsia="楷体_GB2312"/>
          <w:sz w:val="24"/>
        </w:rPr>
        <w:t>的客流</w:t>
      </w:r>
      <w:r w:rsidR="00522842">
        <w:rPr>
          <w:rFonts w:eastAsia="楷体_GB2312" w:hint="eastAsia"/>
          <w:sz w:val="24"/>
        </w:rPr>
        <w:t>情况</w:t>
      </w:r>
      <w:r>
        <w:rPr>
          <w:rFonts w:eastAsia="楷体_GB2312" w:hint="eastAsia"/>
          <w:sz w:val="24"/>
        </w:rPr>
        <w:t>。</w:t>
      </w:r>
      <w:r w:rsidR="00522842">
        <w:rPr>
          <w:rFonts w:eastAsia="楷体_GB2312" w:hint="eastAsia"/>
          <w:sz w:val="24"/>
        </w:rPr>
        <w:t>目前</w:t>
      </w:r>
      <w:r w:rsidR="00522842">
        <w:rPr>
          <w:rFonts w:eastAsia="楷体_GB2312"/>
          <w:sz w:val="24"/>
        </w:rPr>
        <w:t>的研究</w:t>
      </w:r>
      <w:r w:rsidR="00522842">
        <w:rPr>
          <w:rFonts w:eastAsia="楷体_GB2312" w:hint="eastAsia"/>
          <w:sz w:val="24"/>
        </w:rPr>
        <w:t>均未</w:t>
      </w:r>
      <w:r w:rsidR="009C2439">
        <w:rPr>
          <w:rFonts w:eastAsia="楷体_GB2312"/>
          <w:sz w:val="24"/>
        </w:rPr>
        <w:t>考虑到移动互联网</w:t>
      </w:r>
      <w:r w:rsidR="009C2439">
        <w:rPr>
          <w:rFonts w:eastAsia="楷体_GB2312" w:hint="eastAsia"/>
          <w:sz w:val="24"/>
        </w:rPr>
        <w:t>文本</w:t>
      </w:r>
      <w:r w:rsidR="009C2439">
        <w:rPr>
          <w:rFonts w:eastAsia="楷体_GB2312"/>
          <w:sz w:val="24"/>
        </w:rPr>
        <w:t>数据中</w:t>
      </w:r>
      <w:r w:rsidR="009C2439">
        <w:rPr>
          <w:rFonts w:eastAsia="楷体_GB2312" w:hint="eastAsia"/>
          <w:sz w:val="24"/>
        </w:rPr>
        <w:t>的</w:t>
      </w:r>
      <w:r w:rsidR="009C2439">
        <w:rPr>
          <w:rFonts w:eastAsia="楷体_GB2312"/>
          <w:sz w:val="24"/>
        </w:rPr>
        <w:t>潜在出行信息</w:t>
      </w:r>
      <w:r w:rsidR="00522842">
        <w:rPr>
          <w:rFonts w:eastAsia="楷体_GB2312"/>
          <w:sz w:val="24"/>
        </w:rPr>
        <w:t>。</w:t>
      </w:r>
      <w:r>
        <w:rPr>
          <w:rFonts w:eastAsia="楷体_GB2312" w:hint="eastAsia"/>
          <w:sz w:val="24"/>
        </w:rPr>
        <w:t>本课题</w:t>
      </w:r>
      <w:r w:rsidR="00522842">
        <w:rPr>
          <w:rFonts w:eastAsia="楷体_GB2312"/>
          <w:sz w:val="24"/>
        </w:rPr>
        <w:t>将</w:t>
      </w:r>
      <w:r>
        <w:rPr>
          <w:rFonts w:eastAsia="楷体_GB2312"/>
          <w:sz w:val="24"/>
        </w:rPr>
        <w:t>通过对</w:t>
      </w:r>
      <w:r>
        <w:rPr>
          <w:rFonts w:eastAsia="楷体_GB2312" w:hint="eastAsia"/>
          <w:sz w:val="24"/>
        </w:rPr>
        <w:t>评论社交</w:t>
      </w:r>
      <w:r>
        <w:rPr>
          <w:rFonts w:eastAsia="楷体_GB2312"/>
          <w:sz w:val="24"/>
        </w:rPr>
        <w:t>网站上的评论和微博</w:t>
      </w:r>
      <w:r w:rsidR="00522842">
        <w:rPr>
          <w:rFonts w:eastAsia="楷体_GB2312" w:hint="eastAsia"/>
          <w:sz w:val="24"/>
        </w:rPr>
        <w:t>的</w:t>
      </w:r>
      <w:r w:rsidR="00522842">
        <w:rPr>
          <w:rFonts w:eastAsia="楷体_GB2312"/>
          <w:sz w:val="24"/>
        </w:rPr>
        <w:t>文本挖掘，提取商家标签</w:t>
      </w:r>
      <w:r w:rsidR="00522842">
        <w:rPr>
          <w:rFonts w:eastAsia="楷体_GB2312" w:hint="eastAsia"/>
          <w:sz w:val="24"/>
        </w:rPr>
        <w:t>，并</w:t>
      </w:r>
      <w:r w:rsidR="00522842">
        <w:rPr>
          <w:rFonts w:eastAsia="楷体_GB2312"/>
          <w:sz w:val="24"/>
        </w:rPr>
        <w:t>和天气、</w:t>
      </w:r>
      <w:r w:rsidR="00522842">
        <w:rPr>
          <w:rFonts w:eastAsia="楷体_GB2312" w:hint="eastAsia"/>
          <w:sz w:val="24"/>
        </w:rPr>
        <w:t>节日</w:t>
      </w:r>
      <w:r w:rsidR="00522842">
        <w:rPr>
          <w:rFonts w:eastAsia="楷体_GB2312"/>
          <w:sz w:val="24"/>
        </w:rPr>
        <w:t>等多维信息</w:t>
      </w:r>
      <w:r w:rsidR="00522842">
        <w:rPr>
          <w:rFonts w:eastAsia="楷体_GB2312" w:hint="eastAsia"/>
          <w:sz w:val="24"/>
        </w:rPr>
        <w:t>相</w:t>
      </w:r>
      <w:r w:rsidR="00522842">
        <w:rPr>
          <w:rFonts w:eastAsia="楷体_GB2312"/>
          <w:sz w:val="24"/>
        </w:rPr>
        <w:t>融合，构建客流预测</w:t>
      </w:r>
      <w:r w:rsidR="00522842">
        <w:rPr>
          <w:rFonts w:eastAsia="楷体_GB2312"/>
          <w:sz w:val="24"/>
        </w:rPr>
        <w:lastRenderedPageBreak/>
        <w:t>模型，最终</w:t>
      </w:r>
      <w:r w:rsidR="00522842">
        <w:rPr>
          <w:rFonts w:eastAsia="楷体_GB2312" w:hint="eastAsia"/>
          <w:sz w:val="24"/>
        </w:rPr>
        <w:t>结合</w:t>
      </w:r>
      <w:r w:rsidR="00522842">
        <w:rPr>
          <w:rFonts w:eastAsia="楷体_GB2312"/>
          <w:sz w:val="24"/>
        </w:rPr>
        <w:t>商家标签信息和客流预测模型</w:t>
      </w:r>
      <w:r w:rsidR="00522842">
        <w:rPr>
          <w:rFonts w:eastAsia="楷体_GB2312" w:hint="eastAsia"/>
          <w:sz w:val="24"/>
        </w:rPr>
        <w:t>来</w:t>
      </w:r>
      <w:r w:rsidR="00522842">
        <w:rPr>
          <w:rFonts w:eastAsia="楷体_GB2312"/>
          <w:sz w:val="24"/>
        </w:rPr>
        <w:t>构建路线推荐模型，从而将移</w:t>
      </w:r>
      <w:r w:rsidR="00904A82">
        <w:rPr>
          <w:rFonts w:eastAsia="楷体_GB2312"/>
          <w:sz w:val="24"/>
        </w:rPr>
        <w:t>动互联网的文本</w:t>
      </w:r>
      <w:r w:rsidR="00904A82">
        <w:rPr>
          <w:rFonts w:eastAsia="楷体_GB2312" w:hint="eastAsia"/>
          <w:sz w:val="24"/>
        </w:rPr>
        <w:t>数据</w:t>
      </w:r>
      <w:r w:rsidR="00522842">
        <w:rPr>
          <w:rFonts w:eastAsia="楷体_GB2312"/>
          <w:sz w:val="24"/>
        </w:rPr>
        <w:t>融合到</w:t>
      </w:r>
      <w:r w:rsidR="00522842">
        <w:rPr>
          <w:rFonts w:eastAsia="楷体_GB2312" w:hint="eastAsia"/>
          <w:sz w:val="24"/>
        </w:rPr>
        <w:t>客流预测</w:t>
      </w:r>
      <w:r w:rsidR="00522842">
        <w:rPr>
          <w:rFonts w:eastAsia="楷体_GB2312"/>
          <w:sz w:val="24"/>
        </w:rPr>
        <w:t>和路线推荐中。</w:t>
      </w:r>
      <w:r w:rsidR="00902FD5">
        <w:rPr>
          <w:rFonts w:eastAsia="楷体_GB2312" w:hint="eastAsia"/>
          <w:sz w:val="24"/>
        </w:rPr>
        <w:t>下面</w:t>
      </w:r>
      <w:r w:rsidR="00902FD5">
        <w:rPr>
          <w:rFonts w:eastAsia="楷体_GB2312"/>
          <w:sz w:val="24"/>
        </w:rPr>
        <w:t>将从商家标签优化，客流</w:t>
      </w:r>
      <w:r w:rsidR="00902FD5">
        <w:rPr>
          <w:rFonts w:eastAsia="楷体_GB2312" w:hint="eastAsia"/>
          <w:sz w:val="24"/>
        </w:rPr>
        <w:t>预测</w:t>
      </w:r>
      <w:r w:rsidR="00902FD5">
        <w:rPr>
          <w:rFonts w:eastAsia="楷体_GB2312"/>
          <w:sz w:val="24"/>
        </w:rPr>
        <w:t>以及路线推荐三方面描述国内</w:t>
      </w:r>
      <w:r w:rsidR="00902FD5">
        <w:rPr>
          <w:rFonts w:eastAsia="楷体_GB2312" w:hint="eastAsia"/>
          <w:sz w:val="24"/>
        </w:rPr>
        <w:t>外</w:t>
      </w:r>
      <w:r w:rsidR="00902FD5">
        <w:rPr>
          <w:rFonts w:eastAsia="楷体_GB2312"/>
          <w:sz w:val="24"/>
        </w:rPr>
        <w:t>研究现状。</w:t>
      </w:r>
    </w:p>
    <w:p w14:paraId="19C523CE" w14:textId="77777777" w:rsidR="00AC4CBC" w:rsidRDefault="00F62E19" w:rsidP="00E57851">
      <w:pPr>
        <w:numPr>
          <w:ilvl w:val="0"/>
          <w:numId w:val="7"/>
        </w:numPr>
        <w:spacing w:line="400" w:lineRule="exact"/>
        <w:rPr>
          <w:rFonts w:eastAsia="楷体_GB2312"/>
          <w:sz w:val="24"/>
        </w:rPr>
      </w:pPr>
      <w:r>
        <w:rPr>
          <w:rFonts w:eastAsia="楷体_GB2312" w:hint="eastAsia"/>
          <w:sz w:val="24"/>
        </w:rPr>
        <w:t>商家</w:t>
      </w:r>
      <w:r>
        <w:rPr>
          <w:rFonts w:eastAsia="楷体_GB2312"/>
          <w:sz w:val="24"/>
        </w:rPr>
        <w:t>标签优化</w:t>
      </w:r>
    </w:p>
    <w:p w14:paraId="3AFB59B9" w14:textId="788D1457" w:rsidR="00F62E19" w:rsidRDefault="00F62E19" w:rsidP="00AC4CBC">
      <w:pPr>
        <w:spacing w:line="400" w:lineRule="exact"/>
        <w:ind w:firstLineChars="200" w:firstLine="480"/>
        <w:rPr>
          <w:rFonts w:eastAsia="楷体_GB2312"/>
          <w:sz w:val="24"/>
        </w:rPr>
      </w:pPr>
      <w:r>
        <w:rPr>
          <w:rFonts w:eastAsia="楷体_GB2312" w:hint="eastAsia"/>
          <w:sz w:val="24"/>
        </w:rPr>
        <w:t>本课题</w:t>
      </w:r>
      <w:r>
        <w:rPr>
          <w:rFonts w:eastAsia="楷体_GB2312"/>
          <w:sz w:val="24"/>
        </w:rPr>
        <w:t>中的商家标签将分为两类，</w:t>
      </w:r>
      <w:r w:rsidR="001F221C">
        <w:rPr>
          <w:rFonts w:eastAsia="楷体_GB2312" w:hint="eastAsia"/>
          <w:sz w:val="24"/>
        </w:rPr>
        <w:t>服务类和菜品</w:t>
      </w:r>
      <w:r w:rsidR="001F221C">
        <w:rPr>
          <w:rFonts w:eastAsia="楷体_GB2312"/>
          <w:sz w:val="24"/>
        </w:rPr>
        <w:t>类。其中</w:t>
      </w:r>
      <w:r w:rsidR="001F221C">
        <w:rPr>
          <w:rFonts w:eastAsia="楷体_GB2312" w:hint="eastAsia"/>
          <w:sz w:val="24"/>
        </w:rPr>
        <w:t>对</w:t>
      </w:r>
      <w:r w:rsidR="001F221C">
        <w:rPr>
          <w:rFonts w:eastAsia="楷体_GB2312"/>
          <w:sz w:val="24"/>
        </w:rPr>
        <w:t>服务类</w:t>
      </w:r>
      <w:r w:rsidR="001F221C">
        <w:rPr>
          <w:rFonts w:eastAsia="楷体_GB2312" w:hint="eastAsia"/>
          <w:sz w:val="24"/>
        </w:rPr>
        <w:t>标签</w:t>
      </w:r>
      <w:r w:rsidR="001F221C">
        <w:rPr>
          <w:rFonts w:eastAsia="楷体_GB2312"/>
          <w:sz w:val="24"/>
        </w:rPr>
        <w:t>的提取本质上</w:t>
      </w:r>
      <w:r w:rsidR="001F221C">
        <w:rPr>
          <w:rFonts w:eastAsia="楷体_GB2312" w:hint="eastAsia"/>
          <w:sz w:val="24"/>
        </w:rPr>
        <w:t>属于</w:t>
      </w:r>
      <w:r w:rsidR="001F221C">
        <w:rPr>
          <w:rFonts w:eastAsia="楷体_GB2312"/>
          <w:sz w:val="24"/>
        </w:rPr>
        <w:t>多标签分类问题，</w:t>
      </w:r>
      <w:r w:rsidR="00FB02A8">
        <w:rPr>
          <w:rFonts w:eastAsia="楷体_GB2312" w:hint="eastAsia"/>
          <w:sz w:val="24"/>
        </w:rPr>
        <w:t>即</w:t>
      </w:r>
      <w:r w:rsidR="00FB02A8">
        <w:rPr>
          <w:rFonts w:eastAsia="楷体_GB2312"/>
          <w:sz w:val="24"/>
        </w:rPr>
        <w:t>通过</w:t>
      </w:r>
      <w:r w:rsidR="001F221C">
        <w:rPr>
          <w:rFonts w:eastAsia="楷体_GB2312" w:hint="eastAsia"/>
          <w:sz w:val="24"/>
        </w:rPr>
        <w:t>对</w:t>
      </w:r>
      <w:r w:rsidR="001F221C">
        <w:rPr>
          <w:rFonts w:eastAsia="楷体_GB2312"/>
          <w:sz w:val="24"/>
        </w:rPr>
        <w:t>评论和微博</w:t>
      </w:r>
      <w:r w:rsidR="00FB02A8">
        <w:rPr>
          <w:rFonts w:eastAsia="楷体_GB2312" w:hint="eastAsia"/>
          <w:sz w:val="24"/>
        </w:rPr>
        <w:t>的</w:t>
      </w:r>
      <w:r w:rsidR="00FB02A8">
        <w:rPr>
          <w:rFonts w:eastAsia="楷体_GB2312"/>
          <w:sz w:val="24"/>
        </w:rPr>
        <w:t>分析，对商家</w:t>
      </w:r>
      <w:r w:rsidR="00FB02A8">
        <w:rPr>
          <w:rFonts w:eastAsia="楷体_GB2312" w:hint="eastAsia"/>
          <w:sz w:val="24"/>
        </w:rPr>
        <w:t>提取</w:t>
      </w:r>
      <w:r w:rsidR="001F221C">
        <w:rPr>
          <w:rFonts w:eastAsia="楷体_GB2312"/>
          <w:sz w:val="24"/>
        </w:rPr>
        <w:t>多个服务类标签</w:t>
      </w:r>
      <w:r w:rsidR="001F221C">
        <w:rPr>
          <w:rFonts w:eastAsia="楷体_GB2312" w:hint="eastAsia"/>
          <w:sz w:val="24"/>
        </w:rPr>
        <w:t>，</w:t>
      </w:r>
      <w:r w:rsidR="00FB02A8">
        <w:rPr>
          <w:rFonts w:eastAsia="楷体_GB2312" w:hint="eastAsia"/>
          <w:sz w:val="24"/>
        </w:rPr>
        <w:t>标签</w:t>
      </w:r>
      <w:r w:rsidR="00FB02A8">
        <w:rPr>
          <w:rFonts w:eastAsia="楷体_GB2312"/>
          <w:sz w:val="24"/>
        </w:rPr>
        <w:t>维度包括</w:t>
      </w:r>
      <w:r w:rsidR="001F221C">
        <w:rPr>
          <w:rFonts w:eastAsia="楷体_GB2312"/>
          <w:sz w:val="24"/>
        </w:rPr>
        <w:t>环境、</w:t>
      </w:r>
      <w:r w:rsidR="001F221C">
        <w:rPr>
          <w:rFonts w:eastAsia="楷体_GB2312" w:hint="eastAsia"/>
          <w:sz w:val="24"/>
        </w:rPr>
        <w:t>口味</w:t>
      </w:r>
      <w:r w:rsidR="001F221C">
        <w:rPr>
          <w:rFonts w:eastAsia="楷体_GB2312"/>
          <w:sz w:val="24"/>
        </w:rPr>
        <w:t>、交易方式等不同的服务。菜品</w:t>
      </w:r>
      <w:r w:rsidR="001F221C">
        <w:rPr>
          <w:rFonts w:eastAsia="楷体_GB2312" w:hint="eastAsia"/>
          <w:sz w:val="24"/>
        </w:rPr>
        <w:t>类</w:t>
      </w:r>
      <w:r w:rsidR="001F221C">
        <w:rPr>
          <w:rFonts w:eastAsia="楷体_GB2312"/>
          <w:sz w:val="24"/>
        </w:rPr>
        <w:t>标签则不同于服务类标签，是</w:t>
      </w:r>
      <w:r w:rsidR="001F221C">
        <w:rPr>
          <w:rFonts w:eastAsia="楷体_GB2312" w:hint="eastAsia"/>
          <w:sz w:val="24"/>
        </w:rPr>
        <w:t>从</w:t>
      </w:r>
      <w:r w:rsidR="001F221C">
        <w:rPr>
          <w:rFonts w:eastAsia="楷体_GB2312"/>
          <w:sz w:val="24"/>
        </w:rPr>
        <w:t>评论和微博文本中提取出</w:t>
      </w:r>
      <w:r w:rsidR="001F221C">
        <w:rPr>
          <w:rFonts w:eastAsia="楷体_GB2312" w:hint="eastAsia"/>
          <w:sz w:val="24"/>
        </w:rPr>
        <w:t>推荐</w:t>
      </w:r>
      <w:r w:rsidR="00FB02A8">
        <w:rPr>
          <w:rFonts w:eastAsia="楷体_GB2312"/>
          <w:sz w:val="24"/>
        </w:rPr>
        <w:t>菜品</w:t>
      </w:r>
      <w:r w:rsidR="00FB02A8">
        <w:rPr>
          <w:rFonts w:eastAsia="楷体_GB2312" w:hint="eastAsia"/>
          <w:sz w:val="24"/>
        </w:rPr>
        <w:t>和</w:t>
      </w:r>
      <w:r w:rsidR="00FB02A8">
        <w:rPr>
          <w:rFonts w:eastAsia="楷体_GB2312"/>
          <w:sz w:val="24"/>
        </w:rPr>
        <w:t>不推荐菜品</w:t>
      </w:r>
      <w:r w:rsidR="001F221C">
        <w:rPr>
          <w:rFonts w:eastAsia="楷体_GB2312"/>
          <w:sz w:val="24"/>
        </w:rPr>
        <w:t>，因此本质上</w:t>
      </w:r>
      <w:r w:rsidR="001F221C">
        <w:rPr>
          <w:rFonts w:eastAsia="楷体_GB2312" w:hint="eastAsia"/>
          <w:sz w:val="24"/>
        </w:rPr>
        <w:t>可以</w:t>
      </w:r>
      <w:r w:rsidR="001F221C">
        <w:rPr>
          <w:rFonts w:eastAsia="楷体_GB2312"/>
          <w:sz w:val="24"/>
        </w:rPr>
        <w:t>视为实体</w:t>
      </w:r>
      <w:r w:rsidR="00085E58">
        <w:rPr>
          <w:rFonts w:eastAsia="楷体_GB2312"/>
          <w:sz w:val="24"/>
        </w:rPr>
        <w:t>关系识别问题，识别</w:t>
      </w:r>
      <w:r w:rsidR="001F221C">
        <w:rPr>
          <w:rFonts w:eastAsia="楷体_GB2312"/>
          <w:sz w:val="24"/>
        </w:rPr>
        <w:t>菜品和商家的关系</w:t>
      </w:r>
      <w:r w:rsidR="001F221C">
        <w:rPr>
          <w:rFonts w:eastAsia="楷体_GB2312" w:hint="eastAsia"/>
          <w:sz w:val="24"/>
        </w:rPr>
        <w:t>(</w:t>
      </w:r>
      <w:r w:rsidR="001F221C">
        <w:rPr>
          <w:rFonts w:eastAsia="楷体_GB2312" w:hint="eastAsia"/>
          <w:sz w:val="24"/>
        </w:rPr>
        <w:t>推荐</w:t>
      </w:r>
      <w:r w:rsidR="001F221C">
        <w:rPr>
          <w:rFonts w:eastAsia="楷体_GB2312"/>
          <w:sz w:val="24"/>
        </w:rPr>
        <w:t>或不推荐</w:t>
      </w:r>
      <w:r w:rsidR="001F221C">
        <w:rPr>
          <w:rFonts w:eastAsia="楷体_GB2312" w:hint="eastAsia"/>
          <w:sz w:val="24"/>
        </w:rPr>
        <w:t>)</w:t>
      </w:r>
      <w:r w:rsidR="001F221C">
        <w:rPr>
          <w:rFonts w:eastAsia="楷体_GB2312" w:hint="eastAsia"/>
          <w:sz w:val="24"/>
        </w:rPr>
        <w:t>。</w:t>
      </w:r>
      <w:r w:rsidR="001F221C">
        <w:rPr>
          <w:rFonts w:eastAsia="楷体_GB2312"/>
          <w:sz w:val="24"/>
        </w:rPr>
        <w:t>下面</w:t>
      </w:r>
      <w:r w:rsidR="001F221C">
        <w:rPr>
          <w:rFonts w:eastAsia="楷体_GB2312" w:hint="eastAsia"/>
          <w:sz w:val="24"/>
        </w:rPr>
        <w:t>将</w:t>
      </w:r>
      <w:r w:rsidR="001F221C">
        <w:rPr>
          <w:rFonts w:eastAsia="楷体_GB2312"/>
          <w:sz w:val="24"/>
        </w:rPr>
        <w:t>分别对多标签分类和实体关系实体的研究现状</w:t>
      </w:r>
      <w:r w:rsidR="001F221C">
        <w:rPr>
          <w:rFonts w:eastAsia="楷体_GB2312" w:hint="eastAsia"/>
          <w:sz w:val="24"/>
        </w:rPr>
        <w:t>进行</w:t>
      </w:r>
      <w:r w:rsidR="001F221C">
        <w:rPr>
          <w:rFonts w:eastAsia="楷体_GB2312"/>
          <w:sz w:val="24"/>
        </w:rPr>
        <w:t>说明。</w:t>
      </w:r>
    </w:p>
    <w:p w14:paraId="57ADD769" w14:textId="77777777" w:rsidR="001F221C" w:rsidRDefault="001F221C" w:rsidP="00E57851">
      <w:pPr>
        <w:numPr>
          <w:ilvl w:val="0"/>
          <w:numId w:val="6"/>
        </w:numPr>
        <w:spacing w:line="400" w:lineRule="exact"/>
        <w:rPr>
          <w:rFonts w:eastAsia="楷体_GB2312"/>
          <w:sz w:val="24"/>
        </w:rPr>
      </w:pPr>
      <w:r>
        <w:rPr>
          <w:rFonts w:eastAsia="楷体_GB2312" w:hint="eastAsia"/>
          <w:sz w:val="24"/>
        </w:rPr>
        <w:t>多标签</w:t>
      </w:r>
      <w:r>
        <w:rPr>
          <w:rFonts w:eastAsia="楷体_GB2312"/>
          <w:sz w:val="24"/>
        </w:rPr>
        <w:t>分类</w:t>
      </w:r>
    </w:p>
    <w:p w14:paraId="432DC2BE" w14:textId="77777777" w:rsidR="001F221C" w:rsidRDefault="001F221C" w:rsidP="001F221C">
      <w:pPr>
        <w:spacing w:line="400" w:lineRule="exact"/>
        <w:ind w:firstLineChars="200" w:firstLine="480"/>
        <w:rPr>
          <w:rFonts w:eastAsia="楷体_GB2312"/>
          <w:sz w:val="24"/>
        </w:rPr>
      </w:pPr>
      <w:r w:rsidRPr="001F221C">
        <w:rPr>
          <w:rFonts w:eastAsia="楷体_GB2312" w:hint="eastAsia"/>
          <w:sz w:val="24"/>
        </w:rPr>
        <w:t>在文本分类领域，对于二分类和多分类问题的研究已经非常成熟，然而在实际应用中文本常常不只属于某个单一的类，文本数据具有多样性和模糊性，例如在社交网络中，用户对自己的文本设置标签时，会提取出文本中吸引人的多个标签。而在商家推荐系统中，每个商家依赖于用户的评价得到自己的标签如服务好，环境好，性价比高等。将这里的标签映射到分类类别，就演化为了多标签分类问题。对这类问题的研究已经逐渐成为文本分类领域的热点问题之一。</w:t>
      </w:r>
    </w:p>
    <w:p w14:paraId="774F988C" w14:textId="77777777" w:rsidR="00D04C37" w:rsidRPr="00D04C37" w:rsidRDefault="00D04C37" w:rsidP="00D04C37">
      <w:pPr>
        <w:spacing w:line="400" w:lineRule="exact"/>
        <w:ind w:firstLineChars="200" w:firstLine="480"/>
        <w:rPr>
          <w:rFonts w:eastAsia="楷体_GB2312"/>
          <w:sz w:val="24"/>
        </w:rPr>
      </w:pPr>
      <w:r w:rsidRPr="00D04C37">
        <w:rPr>
          <w:rFonts w:eastAsia="楷体_GB2312" w:hint="eastAsia"/>
          <w:sz w:val="24"/>
        </w:rPr>
        <w:t>目前</w:t>
      </w:r>
      <w:r w:rsidRPr="00D04C37">
        <w:rPr>
          <w:rFonts w:eastAsia="楷体_GB2312" w:hint="eastAsia"/>
          <w:sz w:val="24"/>
        </w:rPr>
        <w:t xml:space="preserve">, </w:t>
      </w:r>
      <w:r w:rsidRPr="00D04C37">
        <w:rPr>
          <w:rFonts w:eastAsia="楷体_GB2312" w:hint="eastAsia"/>
          <w:sz w:val="24"/>
        </w:rPr>
        <w:t>文本分类技术取得了大量研究成果</w:t>
      </w:r>
      <w:r w:rsidRPr="00D04C37">
        <w:rPr>
          <w:rFonts w:eastAsia="楷体_GB2312" w:hint="eastAsia"/>
          <w:sz w:val="24"/>
        </w:rPr>
        <w:t xml:space="preserve">, </w:t>
      </w:r>
      <w:r w:rsidRPr="00D04C37">
        <w:rPr>
          <w:rFonts w:eastAsia="楷体_GB2312" w:hint="eastAsia"/>
          <w:sz w:val="24"/>
        </w:rPr>
        <w:t>也得到一定的应用。然而</w:t>
      </w:r>
      <w:r w:rsidRPr="00D04C37">
        <w:rPr>
          <w:rFonts w:eastAsia="楷体_GB2312" w:hint="eastAsia"/>
          <w:sz w:val="24"/>
        </w:rPr>
        <w:t xml:space="preserve">, </w:t>
      </w:r>
      <w:r w:rsidRPr="00D04C37">
        <w:rPr>
          <w:rFonts w:eastAsia="楷体_GB2312" w:hint="eastAsia"/>
          <w:sz w:val="24"/>
        </w:rPr>
        <w:t>其仍然面临着数据偏斜、非线性、多标签、标注瓶颈等问题。其中多标签分类</w:t>
      </w:r>
      <w:r w:rsidRPr="00D04C37">
        <w:rPr>
          <w:rFonts w:eastAsia="楷体_GB2312" w:hint="eastAsia"/>
          <w:sz w:val="24"/>
        </w:rPr>
        <w:t xml:space="preserve">, </w:t>
      </w:r>
      <w:r w:rsidRPr="00D04C37">
        <w:rPr>
          <w:rFonts w:eastAsia="楷体_GB2312" w:hint="eastAsia"/>
          <w:sz w:val="24"/>
        </w:rPr>
        <w:t>指的是一个文本与不止一个类别相关联。在实际任务中</w:t>
      </w:r>
      <w:r w:rsidRPr="00D04C37">
        <w:rPr>
          <w:rFonts w:eastAsia="楷体_GB2312" w:hint="eastAsia"/>
          <w:sz w:val="24"/>
        </w:rPr>
        <w:t xml:space="preserve">, </w:t>
      </w:r>
      <w:r w:rsidRPr="00D04C37">
        <w:rPr>
          <w:rFonts w:eastAsia="楷体_GB2312" w:hint="eastAsia"/>
          <w:sz w:val="24"/>
        </w:rPr>
        <w:t>常常会出现多标签分类的情况。一般而言</w:t>
      </w:r>
      <w:r w:rsidRPr="00D04C37">
        <w:rPr>
          <w:rFonts w:eastAsia="楷体_GB2312" w:hint="eastAsia"/>
          <w:sz w:val="24"/>
        </w:rPr>
        <w:t xml:space="preserve">, </w:t>
      </w:r>
      <w:r w:rsidRPr="00D04C37">
        <w:rPr>
          <w:rFonts w:eastAsia="楷体_GB2312" w:hint="eastAsia"/>
          <w:sz w:val="24"/>
        </w:rPr>
        <w:t>对多标签分类问题的研究主要从以下三个角度出发</w:t>
      </w:r>
      <w:r w:rsidRPr="00D04C37">
        <w:rPr>
          <w:rFonts w:eastAsia="楷体_GB2312" w:hint="eastAsia"/>
          <w:sz w:val="24"/>
        </w:rPr>
        <w:t>[7]</w:t>
      </w:r>
      <w:r w:rsidRPr="00D04C37">
        <w:rPr>
          <w:rFonts w:eastAsia="楷体_GB2312" w:hint="eastAsia"/>
          <w:sz w:val="24"/>
        </w:rPr>
        <w:t>。</w:t>
      </w:r>
    </w:p>
    <w:p w14:paraId="439C2AAB" w14:textId="77777777" w:rsidR="00D04C37" w:rsidRPr="00D04C37" w:rsidRDefault="00D04C37" w:rsidP="00D04C37">
      <w:pPr>
        <w:spacing w:line="400" w:lineRule="exact"/>
        <w:ind w:firstLineChars="200" w:firstLine="480"/>
        <w:rPr>
          <w:rFonts w:eastAsia="楷体_GB2312"/>
          <w:sz w:val="24"/>
        </w:rPr>
      </w:pPr>
      <w:r w:rsidRPr="00D04C37">
        <w:rPr>
          <w:rFonts w:eastAsia="楷体_GB2312" w:hint="eastAsia"/>
          <w:sz w:val="24"/>
        </w:rPr>
        <w:t xml:space="preserve">(1) </w:t>
      </w:r>
      <w:r w:rsidRPr="00D04C37">
        <w:rPr>
          <w:rFonts w:eastAsia="楷体_GB2312" w:hint="eastAsia"/>
          <w:sz w:val="24"/>
        </w:rPr>
        <w:t>假设类别相互独立</w:t>
      </w:r>
      <w:r w:rsidRPr="00D04C37">
        <w:rPr>
          <w:rFonts w:eastAsia="楷体_GB2312" w:hint="eastAsia"/>
          <w:sz w:val="24"/>
        </w:rPr>
        <w:t xml:space="preserve">, </w:t>
      </w:r>
      <w:r w:rsidRPr="00D04C37">
        <w:rPr>
          <w:rFonts w:eastAsia="楷体_GB2312" w:hint="eastAsia"/>
          <w:sz w:val="24"/>
        </w:rPr>
        <w:t>在此前提下</w:t>
      </w:r>
      <w:r w:rsidRPr="00D04C37">
        <w:rPr>
          <w:rFonts w:eastAsia="楷体_GB2312" w:hint="eastAsia"/>
          <w:sz w:val="24"/>
        </w:rPr>
        <w:t xml:space="preserve">, </w:t>
      </w:r>
      <w:r w:rsidRPr="00D04C37">
        <w:rPr>
          <w:rFonts w:eastAsia="楷体_GB2312" w:hint="eastAsia"/>
          <w:sz w:val="24"/>
        </w:rPr>
        <w:t>最简单、最常用的方法为将多标签分类问题转换为多个二元分类问题</w:t>
      </w:r>
      <w:r w:rsidRPr="00D04C37">
        <w:rPr>
          <w:rFonts w:eastAsia="楷体_GB2312" w:hint="eastAsia"/>
          <w:sz w:val="24"/>
        </w:rPr>
        <w:t xml:space="preserve">, </w:t>
      </w:r>
      <w:r w:rsidRPr="00D04C37">
        <w:rPr>
          <w:rFonts w:eastAsia="楷体_GB2312" w:hint="eastAsia"/>
          <w:sz w:val="24"/>
        </w:rPr>
        <w:t>综合各二元分类的结果作为最终分类结果。如</w:t>
      </w:r>
      <w:r w:rsidRPr="00D04C37">
        <w:rPr>
          <w:rFonts w:eastAsia="楷体_GB2312" w:hint="eastAsia"/>
          <w:sz w:val="24"/>
        </w:rPr>
        <w:t>Joachims</w:t>
      </w:r>
      <w:r w:rsidRPr="00D04C37">
        <w:rPr>
          <w:rFonts w:eastAsia="楷体_GB2312" w:hint="eastAsia"/>
          <w:sz w:val="24"/>
        </w:rPr>
        <w:t>利用支持向量机算法实现了这种分类方法</w:t>
      </w:r>
      <w:r w:rsidRPr="00D04C37">
        <w:rPr>
          <w:rFonts w:eastAsia="楷体_GB2312" w:hint="eastAsia"/>
          <w:sz w:val="24"/>
        </w:rPr>
        <w:t>[2]</w:t>
      </w:r>
      <w:r w:rsidRPr="00D04C37">
        <w:rPr>
          <w:rFonts w:eastAsia="楷体_GB2312" w:hint="eastAsia"/>
          <w:sz w:val="24"/>
        </w:rPr>
        <w:t>。此外</w:t>
      </w:r>
      <w:r w:rsidRPr="00D04C37">
        <w:rPr>
          <w:rFonts w:eastAsia="楷体_GB2312" w:hint="eastAsia"/>
          <w:sz w:val="24"/>
        </w:rPr>
        <w:t xml:space="preserve">, </w:t>
      </w:r>
      <w:r w:rsidRPr="00D04C37">
        <w:rPr>
          <w:rFonts w:eastAsia="楷体_GB2312" w:hint="eastAsia"/>
          <w:sz w:val="24"/>
        </w:rPr>
        <w:t>还有基于排序的方法</w:t>
      </w:r>
      <w:r w:rsidRPr="00D04C37">
        <w:rPr>
          <w:rFonts w:eastAsia="楷体_GB2312" w:hint="eastAsia"/>
          <w:sz w:val="24"/>
        </w:rPr>
        <w:t xml:space="preserve">, </w:t>
      </w:r>
      <w:r w:rsidRPr="00D04C37">
        <w:rPr>
          <w:rFonts w:eastAsia="楷体_GB2312" w:hint="eastAsia"/>
          <w:sz w:val="24"/>
        </w:rPr>
        <w:t>在训练时学习得到一个排序函数</w:t>
      </w:r>
      <w:r w:rsidRPr="00D04C37">
        <w:rPr>
          <w:rFonts w:eastAsia="楷体_GB2312" w:hint="eastAsia"/>
          <w:sz w:val="24"/>
        </w:rPr>
        <w:t xml:space="preserve">, </w:t>
      </w:r>
      <w:r w:rsidRPr="00D04C37">
        <w:rPr>
          <w:rFonts w:eastAsia="楷体_GB2312" w:hint="eastAsia"/>
          <w:sz w:val="24"/>
        </w:rPr>
        <w:t>据此对文本和类别的匹配情况进行打分</w:t>
      </w:r>
      <w:r w:rsidRPr="00D04C37">
        <w:rPr>
          <w:rFonts w:eastAsia="楷体_GB2312" w:hint="eastAsia"/>
          <w:sz w:val="24"/>
        </w:rPr>
        <w:t xml:space="preserve">, </w:t>
      </w:r>
      <w:r w:rsidRPr="00D04C37">
        <w:rPr>
          <w:rFonts w:eastAsia="楷体_GB2312" w:hint="eastAsia"/>
          <w:sz w:val="24"/>
        </w:rPr>
        <w:t>将文本划分到分值高的类别。如</w:t>
      </w:r>
      <w:r w:rsidRPr="00D04C37">
        <w:rPr>
          <w:rFonts w:eastAsia="楷体_GB2312" w:hint="eastAsia"/>
          <w:sz w:val="24"/>
        </w:rPr>
        <w:t>Crammer</w:t>
      </w:r>
      <w:r w:rsidRPr="00D04C37">
        <w:rPr>
          <w:rFonts w:eastAsia="楷体_GB2312" w:hint="eastAsia"/>
          <w:sz w:val="24"/>
        </w:rPr>
        <w:t>等通过计算出每个类别的权重向量</w:t>
      </w:r>
      <w:r w:rsidRPr="00D04C37">
        <w:rPr>
          <w:rFonts w:eastAsia="楷体_GB2312" w:hint="eastAsia"/>
          <w:sz w:val="24"/>
        </w:rPr>
        <w:t xml:space="preserve">, </w:t>
      </w:r>
      <w:r w:rsidRPr="00D04C37">
        <w:rPr>
          <w:rFonts w:eastAsia="楷体_GB2312" w:hint="eastAsia"/>
          <w:sz w:val="24"/>
        </w:rPr>
        <w:t>进而计算文本特征向量与类别权重向量的内积</w:t>
      </w:r>
      <w:r w:rsidRPr="00D04C37">
        <w:rPr>
          <w:rFonts w:eastAsia="楷体_GB2312" w:hint="eastAsia"/>
          <w:sz w:val="24"/>
        </w:rPr>
        <w:t xml:space="preserve">, </w:t>
      </w:r>
      <w:r w:rsidRPr="00D04C37">
        <w:rPr>
          <w:rFonts w:eastAsia="楷体_GB2312" w:hint="eastAsia"/>
          <w:sz w:val="24"/>
        </w:rPr>
        <w:t>排序决定所属类别</w:t>
      </w:r>
      <w:r w:rsidRPr="00D04C37">
        <w:rPr>
          <w:rFonts w:eastAsia="楷体_GB2312" w:hint="eastAsia"/>
          <w:sz w:val="24"/>
        </w:rPr>
        <w:t>[3]</w:t>
      </w:r>
      <w:r w:rsidRPr="00D04C37">
        <w:rPr>
          <w:rFonts w:eastAsia="楷体_GB2312" w:hint="eastAsia"/>
          <w:sz w:val="24"/>
        </w:rPr>
        <w:t>。该类方法大多简单易行</w:t>
      </w:r>
      <w:r w:rsidRPr="00D04C37">
        <w:rPr>
          <w:rFonts w:eastAsia="楷体_GB2312" w:hint="eastAsia"/>
          <w:sz w:val="24"/>
        </w:rPr>
        <w:t xml:space="preserve">, </w:t>
      </w:r>
      <w:r w:rsidRPr="00D04C37">
        <w:rPr>
          <w:rFonts w:eastAsia="楷体_GB2312" w:hint="eastAsia"/>
          <w:sz w:val="24"/>
        </w:rPr>
        <w:t>且有大量高效算法可以直接利用</w:t>
      </w:r>
      <w:r w:rsidRPr="00D04C37">
        <w:rPr>
          <w:rFonts w:eastAsia="楷体_GB2312" w:hint="eastAsia"/>
          <w:sz w:val="24"/>
        </w:rPr>
        <w:t xml:space="preserve">, </w:t>
      </w:r>
      <w:r w:rsidRPr="00D04C37">
        <w:rPr>
          <w:rFonts w:eastAsia="楷体_GB2312" w:hint="eastAsia"/>
          <w:sz w:val="24"/>
        </w:rPr>
        <w:t>但对于类别间有关联的情况难以获得很好的性能。</w:t>
      </w:r>
    </w:p>
    <w:p w14:paraId="591DCD0B" w14:textId="77777777" w:rsidR="00D04C37" w:rsidRPr="00D04C37" w:rsidRDefault="00D04C37" w:rsidP="00D04C37">
      <w:pPr>
        <w:spacing w:line="400" w:lineRule="exact"/>
        <w:ind w:firstLineChars="200" w:firstLine="480"/>
        <w:rPr>
          <w:rFonts w:eastAsia="楷体_GB2312"/>
          <w:sz w:val="24"/>
        </w:rPr>
      </w:pPr>
      <w:r w:rsidRPr="00D04C37">
        <w:rPr>
          <w:rFonts w:eastAsia="楷体_GB2312" w:hint="eastAsia"/>
          <w:sz w:val="24"/>
        </w:rPr>
        <w:t xml:space="preserve">(2) </w:t>
      </w:r>
      <w:r w:rsidRPr="00D04C37">
        <w:rPr>
          <w:rFonts w:eastAsia="楷体_GB2312" w:hint="eastAsia"/>
          <w:sz w:val="24"/>
        </w:rPr>
        <w:t>考虑类别间的关联。一般通过构建主题模型解决多标签分类问题。如</w:t>
      </w:r>
      <w:r w:rsidRPr="00D04C37">
        <w:rPr>
          <w:rFonts w:eastAsia="楷体_GB2312" w:hint="eastAsia"/>
          <w:sz w:val="24"/>
        </w:rPr>
        <w:t>Ueda</w:t>
      </w:r>
      <w:r w:rsidRPr="00D04C37">
        <w:rPr>
          <w:rFonts w:eastAsia="楷体_GB2312" w:hint="eastAsia"/>
          <w:sz w:val="24"/>
        </w:rPr>
        <w:t>等提出一种产生式体系</w:t>
      </w:r>
      <w:r w:rsidRPr="00D04C37">
        <w:rPr>
          <w:rFonts w:eastAsia="楷体_GB2312" w:hint="eastAsia"/>
          <w:sz w:val="24"/>
        </w:rPr>
        <w:t xml:space="preserve">, </w:t>
      </w:r>
      <w:r w:rsidRPr="00D04C37">
        <w:rPr>
          <w:rFonts w:eastAsia="楷体_GB2312" w:hint="eastAsia"/>
          <w:sz w:val="24"/>
        </w:rPr>
        <w:t>包含任意两个类别间的关系</w:t>
      </w:r>
      <w:r w:rsidRPr="00D04C37">
        <w:rPr>
          <w:rFonts w:eastAsia="楷体_GB2312" w:hint="eastAsia"/>
          <w:sz w:val="24"/>
        </w:rPr>
        <w:t>[4]; Zhang</w:t>
      </w:r>
      <w:r w:rsidRPr="00D04C37">
        <w:rPr>
          <w:rFonts w:eastAsia="楷体_GB2312" w:hint="eastAsia"/>
          <w:sz w:val="24"/>
        </w:rPr>
        <w:t>等提出双层主题分类模型</w:t>
      </w:r>
      <w:r w:rsidRPr="00D04C37">
        <w:rPr>
          <w:rFonts w:eastAsia="楷体_GB2312" w:hint="eastAsia"/>
          <w:sz w:val="24"/>
        </w:rPr>
        <w:t xml:space="preserve">, </w:t>
      </w:r>
      <w:r w:rsidRPr="00D04C37">
        <w:rPr>
          <w:rFonts w:eastAsia="楷体_GB2312" w:hint="eastAsia"/>
          <w:sz w:val="24"/>
        </w:rPr>
        <w:t>基于实例间的差异构建模型</w:t>
      </w:r>
      <w:r w:rsidRPr="00D04C37">
        <w:rPr>
          <w:rFonts w:eastAsia="楷体_GB2312" w:hint="eastAsia"/>
          <w:sz w:val="24"/>
        </w:rPr>
        <w:t>[5]</w:t>
      </w:r>
      <w:r w:rsidRPr="00D04C37">
        <w:rPr>
          <w:rFonts w:eastAsia="楷体_GB2312" w:hint="eastAsia"/>
          <w:sz w:val="24"/>
        </w:rPr>
        <w:t>。</w:t>
      </w:r>
    </w:p>
    <w:p w14:paraId="6750008D" w14:textId="77777777" w:rsidR="00D04C37" w:rsidRPr="00D04C37" w:rsidRDefault="00D04C37" w:rsidP="00D04C37">
      <w:pPr>
        <w:spacing w:line="400" w:lineRule="exact"/>
        <w:ind w:firstLineChars="200" w:firstLine="480"/>
        <w:rPr>
          <w:rFonts w:eastAsia="楷体_GB2312"/>
          <w:sz w:val="24"/>
        </w:rPr>
      </w:pPr>
      <w:r w:rsidRPr="00D04C37">
        <w:rPr>
          <w:rFonts w:eastAsia="楷体_GB2312" w:hint="eastAsia"/>
          <w:sz w:val="24"/>
        </w:rPr>
        <w:lastRenderedPageBreak/>
        <w:t xml:space="preserve">(3) </w:t>
      </w:r>
      <w:r w:rsidRPr="00D04C37">
        <w:rPr>
          <w:rFonts w:eastAsia="楷体_GB2312" w:hint="eastAsia"/>
          <w:sz w:val="24"/>
        </w:rPr>
        <w:t>利用半监督学习算法对未标记文本进行学习。这类方法综合考虑了同类别文本间的关系和不同类别文本间的关系。如</w:t>
      </w:r>
      <w:r w:rsidRPr="00D04C37">
        <w:rPr>
          <w:rFonts w:eastAsia="楷体_GB2312" w:hint="eastAsia"/>
          <w:sz w:val="24"/>
        </w:rPr>
        <w:t>Liu</w:t>
      </w:r>
      <w:r w:rsidRPr="00D04C37">
        <w:rPr>
          <w:rFonts w:eastAsia="楷体_GB2312" w:hint="eastAsia"/>
          <w:sz w:val="24"/>
        </w:rPr>
        <w:t>等通过求解带约束的非负矩阵获得最优的样本标签</w:t>
      </w:r>
      <w:r w:rsidRPr="00D04C37">
        <w:rPr>
          <w:rFonts w:eastAsia="楷体_GB2312" w:hint="eastAsia"/>
          <w:sz w:val="24"/>
        </w:rPr>
        <w:t>[6]</w:t>
      </w:r>
      <w:r w:rsidRPr="00D04C37">
        <w:rPr>
          <w:rFonts w:eastAsia="楷体_GB2312" w:hint="eastAsia"/>
          <w:sz w:val="24"/>
        </w:rPr>
        <w:t>。这类方法能有效地利用类别间的关系</w:t>
      </w:r>
      <w:r w:rsidRPr="00D04C37">
        <w:rPr>
          <w:rFonts w:eastAsia="楷体_GB2312" w:hint="eastAsia"/>
          <w:sz w:val="24"/>
        </w:rPr>
        <w:t xml:space="preserve">, </w:t>
      </w:r>
      <w:r w:rsidRPr="00D04C37">
        <w:rPr>
          <w:rFonts w:eastAsia="楷体_GB2312" w:hint="eastAsia"/>
          <w:sz w:val="24"/>
        </w:rPr>
        <w:t>但是学习过程较为复杂。总体而言</w:t>
      </w:r>
      <w:r w:rsidRPr="00D04C37">
        <w:rPr>
          <w:rFonts w:eastAsia="楷体_GB2312" w:hint="eastAsia"/>
          <w:sz w:val="24"/>
        </w:rPr>
        <w:t xml:space="preserve">, </w:t>
      </w:r>
      <w:r w:rsidRPr="00D04C37">
        <w:rPr>
          <w:rFonts w:eastAsia="楷体_GB2312" w:hint="eastAsia"/>
          <w:sz w:val="24"/>
        </w:rPr>
        <w:t>多标签分类问题比单标签分类问题更为复杂。</w:t>
      </w:r>
    </w:p>
    <w:p w14:paraId="772D94DC" w14:textId="03320E19" w:rsidR="00D04C37" w:rsidRPr="001F221C" w:rsidRDefault="00D04C37" w:rsidP="00D04C37">
      <w:pPr>
        <w:spacing w:line="400" w:lineRule="exact"/>
        <w:ind w:firstLineChars="200" w:firstLine="480"/>
        <w:rPr>
          <w:rFonts w:eastAsia="楷体_GB2312"/>
          <w:sz w:val="24"/>
        </w:rPr>
      </w:pPr>
      <w:r w:rsidRPr="00D04C37">
        <w:rPr>
          <w:rFonts w:eastAsia="楷体_GB2312" w:hint="eastAsia"/>
          <w:sz w:val="24"/>
        </w:rPr>
        <w:t>已有的多标签分类方法大多从第一个角度解决问题，即假设分类标签直接是独立的，这样做的优点是模型构造简单，但是这样的方法用于服务类标签的分类将会制约算法效果的提升，因为服务类标签间是有关联的。从角度二解决问题虽然在关联性方面有一定提升，但是也存在不足，具体体现在标签关联分析的全面性方面，且算法的复杂度较高。因此如何在模型中考虑标签的关联性同时保证算法的复杂度成为本课题的重点研究内容之一。</w:t>
      </w:r>
    </w:p>
    <w:p w14:paraId="15B0D095" w14:textId="77777777" w:rsidR="001F221C" w:rsidRDefault="001F221C" w:rsidP="00E57851">
      <w:pPr>
        <w:numPr>
          <w:ilvl w:val="0"/>
          <w:numId w:val="6"/>
        </w:numPr>
        <w:spacing w:line="400" w:lineRule="exact"/>
        <w:rPr>
          <w:rFonts w:eastAsia="楷体_GB2312"/>
          <w:sz w:val="24"/>
        </w:rPr>
      </w:pPr>
      <w:r>
        <w:rPr>
          <w:rFonts w:eastAsia="楷体_GB2312" w:hint="eastAsia"/>
          <w:sz w:val="24"/>
        </w:rPr>
        <w:t>实体关系</w:t>
      </w:r>
      <w:r>
        <w:rPr>
          <w:rFonts w:eastAsia="楷体_GB2312"/>
          <w:sz w:val="24"/>
        </w:rPr>
        <w:t>识别</w:t>
      </w:r>
    </w:p>
    <w:p w14:paraId="56FC0521" w14:textId="68AE2FE5" w:rsidR="00241064" w:rsidRDefault="001F221C" w:rsidP="001F221C">
      <w:pPr>
        <w:spacing w:line="400" w:lineRule="exact"/>
        <w:ind w:firstLineChars="200" w:firstLine="480"/>
        <w:rPr>
          <w:rFonts w:eastAsia="楷体_GB2312"/>
          <w:sz w:val="24"/>
        </w:rPr>
      </w:pPr>
      <w:r w:rsidRPr="001F221C">
        <w:rPr>
          <w:rFonts w:eastAsia="楷体_GB2312" w:hint="eastAsia"/>
          <w:sz w:val="24"/>
        </w:rPr>
        <w:t>实体关系抽取的研究</w:t>
      </w:r>
      <w:r w:rsidR="00371651">
        <w:rPr>
          <w:rFonts w:eastAsia="楷体_GB2312" w:hint="eastAsia"/>
          <w:sz w:val="24"/>
        </w:rPr>
        <w:t>目前</w:t>
      </w:r>
      <w:r w:rsidRPr="001F221C">
        <w:rPr>
          <w:rFonts w:eastAsia="楷体_GB2312" w:hint="eastAsia"/>
          <w:sz w:val="24"/>
        </w:rPr>
        <w:t>主要采用的是有监督分类算法，有监督算法面临的主要问题在于人工标注语料效率低下，因此</w:t>
      </w:r>
      <w:r w:rsidRPr="001F221C">
        <w:rPr>
          <w:rFonts w:eastAsia="楷体_GB2312" w:hint="eastAsia"/>
          <w:sz w:val="24"/>
        </w:rPr>
        <w:t>Mintz[1]</w:t>
      </w:r>
      <w:r w:rsidRPr="001F221C">
        <w:rPr>
          <w:rFonts w:eastAsia="楷体_GB2312" w:hint="eastAsia"/>
          <w:sz w:val="24"/>
        </w:rPr>
        <w:t>提出了远程监督方法，通过对齐已有的知识库来完成语料的自动标注。远程监督有一个强假设条件，如果两个实体对存在某种关系，那么任何包含这两个实体的句子都存在这种关系。实际上这个假设并不成立，因此会引入较多的噪声数据。为了缓解噪声数据带来的负面影响，</w:t>
      </w:r>
      <w:r w:rsidRPr="001F221C">
        <w:rPr>
          <w:rFonts w:eastAsia="楷体_GB2312" w:hint="eastAsia"/>
          <w:sz w:val="24"/>
        </w:rPr>
        <w:t>Riedel[2]</w:t>
      </w:r>
      <w:r w:rsidRPr="001F221C">
        <w:rPr>
          <w:rFonts w:eastAsia="楷体_GB2312" w:hint="eastAsia"/>
          <w:sz w:val="24"/>
        </w:rPr>
        <w:t>引入了多示例学习，并结合</w:t>
      </w:r>
      <w:r w:rsidRPr="001F221C">
        <w:rPr>
          <w:rFonts w:eastAsia="楷体_GB2312" w:hint="eastAsia"/>
          <w:sz w:val="24"/>
        </w:rPr>
        <w:t>SampleRank</w:t>
      </w:r>
      <w:r w:rsidRPr="001F221C">
        <w:rPr>
          <w:rFonts w:eastAsia="楷体_GB2312" w:hint="eastAsia"/>
          <w:sz w:val="24"/>
        </w:rPr>
        <w:t>来判别实体关系。</w:t>
      </w:r>
      <w:r w:rsidRPr="001F221C">
        <w:rPr>
          <w:rFonts w:eastAsia="楷体_GB2312" w:hint="eastAsia"/>
          <w:sz w:val="24"/>
        </w:rPr>
        <w:t>Riedel</w:t>
      </w:r>
      <w:r w:rsidRPr="001F221C">
        <w:rPr>
          <w:rFonts w:eastAsia="楷体_GB2312" w:hint="eastAsia"/>
          <w:sz w:val="24"/>
        </w:rPr>
        <w:t>证明了多示例学习的有效性。除了多示例之外，随着深度学习的发展，神经网络也被应用于关系抽取中。</w:t>
      </w:r>
      <w:r w:rsidRPr="001F221C">
        <w:rPr>
          <w:rFonts w:eastAsia="楷体_GB2312" w:hint="eastAsia"/>
          <w:sz w:val="24"/>
        </w:rPr>
        <w:t>Zeng [6]</w:t>
      </w:r>
      <w:r w:rsidRPr="001F221C">
        <w:rPr>
          <w:rFonts w:eastAsia="楷体_GB2312" w:hint="eastAsia"/>
          <w:sz w:val="24"/>
        </w:rPr>
        <w:t>提出了</w:t>
      </w:r>
      <w:r w:rsidRPr="001F221C">
        <w:rPr>
          <w:rFonts w:eastAsia="楷体_GB2312" w:hint="eastAsia"/>
          <w:sz w:val="24"/>
        </w:rPr>
        <w:t>PCNN</w:t>
      </w:r>
      <w:r w:rsidRPr="001F221C">
        <w:rPr>
          <w:rFonts w:eastAsia="楷体_GB2312" w:hint="eastAsia"/>
          <w:sz w:val="24"/>
        </w:rPr>
        <w:t>，和</w:t>
      </w:r>
      <w:r w:rsidRPr="001F221C">
        <w:rPr>
          <w:rFonts w:eastAsia="楷体_GB2312" w:hint="eastAsia"/>
          <w:sz w:val="24"/>
        </w:rPr>
        <w:t>CNN</w:t>
      </w:r>
      <w:r w:rsidRPr="001F221C">
        <w:rPr>
          <w:rFonts w:eastAsia="楷体_GB2312" w:hint="eastAsia"/>
          <w:sz w:val="24"/>
        </w:rPr>
        <w:t>不同的是，</w:t>
      </w:r>
      <w:r w:rsidRPr="001F221C">
        <w:rPr>
          <w:rFonts w:eastAsia="楷体_GB2312" w:hint="eastAsia"/>
          <w:sz w:val="24"/>
        </w:rPr>
        <w:t>PCNN</w:t>
      </w:r>
      <w:r w:rsidRPr="001F221C">
        <w:rPr>
          <w:rFonts w:eastAsia="楷体_GB2312" w:hint="eastAsia"/>
          <w:sz w:val="24"/>
        </w:rPr>
        <w:t>根据实体所在位置，将句子切分成三段进行池化，从而得到更多和实体相关的上下文信息，并且基于多示例学习中的</w:t>
      </w:r>
      <w:r w:rsidRPr="001F221C">
        <w:rPr>
          <w:rFonts w:eastAsia="楷体_GB2312" w:hint="eastAsia"/>
          <w:sz w:val="24"/>
        </w:rPr>
        <w:t>at-least-one</w:t>
      </w:r>
      <w:r w:rsidRPr="001F221C">
        <w:rPr>
          <w:rFonts w:eastAsia="楷体_GB2312" w:hint="eastAsia"/>
          <w:sz w:val="24"/>
        </w:rPr>
        <w:t>假设，在包含实体对的所有句子中，选择概率最大的句子作为实体对的表示。虽然这种方法减少了噪声带来的影响，但是也丢失了大量的有用信息。</w:t>
      </w:r>
      <w:r w:rsidRPr="001F221C">
        <w:rPr>
          <w:rFonts w:eastAsia="楷体_GB2312" w:hint="eastAsia"/>
          <w:sz w:val="24"/>
        </w:rPr>
        <w:t xml:space="preserve">Lin[7] </w:t>
      </w:r>
      <w:r w:rsidRPr="001F221C">
        <w:rPr>
          <w:rFonts w:eastAsia="楷体_GB2312" w:hint="eastAsia"/>
          <w:sz w:val="24"/>
        </w:rPr>
        <w:t>在</w:t>
      </w:r>
      <w:r w:rsidRPr="001F221C">
        <w:rPr>
          <w:rFonts w:eastAsia="楷体_GB2312" w:hint="eastAsia"/>
          <w:sz w:val="24"/>
        </w:rPr>
        <w:t>PCNN</w:t>
      </w:r>
      <w:r w:rsidRPr="001F221C">
        <w:rPr>
          <w:rFonts w:eastAsia="楷体_GB2312" w:hint="eastAsia"/>
          <w:sz w:val="24"/>
        </w:rPr>
        <w:t>上进一步改进，通过引入注意力机制完成动态加权，解决了丢失大量信息的问题。</w:t>
      </w:r>
      <w:r w:rsidRPr="001F221C">
        <w:rPr>
          <w:rFonts w:eastAsia="楷体_GB2312" w:hint="eastAsia"/>
          <w:sz w:val="24"/>
        </w:rPr>
        <w:t xml:space="preserve">Wu[11] </w:t>
      </w:r>
      <w:r w:rsidRPr="001F221C">
        <w:rPr>
          <w:rFonts w:eastAsia="楷体_GB2312" w:hint="eastAsia"/>
          <w:sz w:val="24"/>
        </w:rPr>
        <w:t>则在此基础上引入对抗性训练来提高关系抽取的鲁棒性和准确性，在词向量表示阶段加入了对抗性噪声并给出了新的损失函数。从目前的国内外研究现状和发展趋势来看，如何优化远程监督方法，减少噪声干扰，提高实体关系识别的质量是实体关系抽取领域急需解决的难点和热点问题。</w:t>
      </w:r>
    </w:p>
    <w:p w14:paraId="3B3E92E3" w14:textId="3152D4CE" w:rsidR="001F221C" w:rsidRPr="001F221C" w:rsidRDefault="00241064" w:rsidP="001F221C">
      <w:pPr>
        <w:spacing w:line="400" w:lineRule="exact"/>
        <w:ind w:firstLineChars="200" w:firstLine="480"/>
        <w:rPr>
          <w:rFonts w:eastAsia="楷体_GB2312"/>
          <w:sz w:val="24"/>
        </w:rPr>
      </w:pPr>
      <w:r>
        <w:rPr>
          <w:rFonts w:eastAsia="楷体_GB2312" w:hint="eastAsia"/>
          <w:sz w:val="24"/>
        </w:rPr>
        <w:t>本课题</w:t>
      </w:r>
      <w:r>
        <w:rPr>
          <w:rFonts w:eastAsia="楷体_GB2312"/>
          <w:sz w:val="24"/>
        </w:rPr>
        <w:t>首次</w:t>
      </w:r>
      <w:r>
        <w:rPr>
          <w:rFonts w:eastAsia="楷体_GB2312" w:hint="eastAsia"/>
          <w:sz w:val="24"/>
        </w:rPr>
        <w:t>将</w:t>
      </w:r>
      <w:r>
        <w:rPr>
          <w:rFonts w:eastAsia="楷体_GB2312"/>
          <w:sz w:val="24"/>
        </w:rPr>
        <w:t>实体关系识别应用于菜品推荐场景</w:t>
      </w:r>
      <w:r>
        <w:rPr>
          <w:rFonts w:eastAsia="楷体_GB2312" w:hint="eastAsia"/>
          <w:sz w:val="24"/>
        </w:rPr>
        <w:t>，</w:t>
      </w:r>
      <w:r>
        <w:rPr>
          <w:rFonts w:eastAsia="楷体_GB2312"/>
          <w:sz w:val="24"/>
        </w:rPr>
        <w:t>传统的菜品推荐方法都是基于用户历史行为</w:t>
      </w:r>
      <w:r>
        <w:rPr>
          <w:rFonts w:eastAsia="楷体_GB2312" w:hint="eastAsia"/>
          <w:sz w:val="24"/>
        </w:rPr>
        <w:t>和</w:t>
      </w:r>
      <w:r>
        <w:rPr>
          <w:rFonts w:eastAsia="楷体_GB2312"/>
          <w:sz w:val="24"/>
        </w:rPr>
        <w:t>偏好，实行个性化推荐</w:t>
      </w:r>
      <w:r>
        <w:rPr>
          <w:rFonts w:eastAsia="楷体_GB2312"/>
          <w:sz w:val="24"/>
        </w:rPr>
        <w:t>[]</w:t>
      </w:r>
      <w:r>
        <w:rPr>
          <w:rFonts w:eastAsia="楷体_GB2312" w:hint="eastAsia"/>
          <w:sz w:val="24"/>
        </w:rPr>
        <w:t>，</w:t>
      </w:r>
      <w:r>
        <w:rPr>
          <w:rFonts w:eastAsia="楷体_GB2312"/>
          <w:sz w:val="24"/>
        </w:rPr>
        <w:t>而该方法不</w:t>
      </w:r>
      <w:r>
        <w:rPr>
          <w:rFonts w:eastAsia="楷体_GB2312" w:hint="eastAsia"/>
          <w:sz w:val="24"/>
        </w:rPr>
        <w:t>适用于</w:t>
      </w:r>
      <w:r>
        <w:rPr>
          <w:rFonts w:eastAsia="楷体_GB2312"/>
          <w:sz w:val="24"/>
        </w:rPr>
        <w:t>本课题的场景，因为我们无法获取</w:t>
      </w:r>
      <w:r>
        <w:rPr>
          <w:rFonts w:eastAsia="楷体_GB2312" w:hint="eastAsia"/>
          <w:sz w:val="24"/>
        </w:rPr>
        <w:t>评论</w:t>
      </w:r>
      <w:r>
        <w:rPr>
          <w:rFonts w:eastAsia="楷体_GB2312"/>
          <w:sz w:val="24"/>
        </w:rPr>
        <w:t>网站或者微博用户的历史</w:t>
      </w:r>
      <w:r>
        <w:rPr>
          <w:rFonts w:eastAsia="楷体_GB2312" w:hint="eastAsia"/>
          <w:sz w:val="24"/>
        </w:rPr>
        <w:t>点餐</w:t>
      </w:r>
      <w:r>
        <w:rPr>
          <w:rFonts w:eastAsia="楷体_GB2312"/>
          <w:sz w:val="24"/>
        </w:rPr>
        <w:t>信息</w:t>
      </w:r>
      <w:r>
        <w:rPr>
          <w:rFonts w:eastAsia="楷体_GB2312" w:hint="eastAsia"/>
          <w:sz w:val="24"/>
        </w:rPr>
        <w:t>，</w:t>
      </w:r>
      <w:r>
        <w:rPr>
          <w:rFonts w:eastAsia="楷体_GB2312"/>
          <w:sz w:val="24"/>
        </w:rPr>
        <w:t>只能基于评论</w:t>
      </w:r>
      <w:r>
        <w:rPr>
          <w:rFonts w:eastAsia="楷体_GB2312" w:hint="eastAsia"/>
          <w:sz w:val="24"/>
        </w:rPr>
        <w:t>文本</w:t>
      </w:r>
      <w:r>
        <w:rPr>
          <w:rFonts w:eastAsia="楷体_GB2312"/>
          <w:sz w:val="24"/>
        </w:rPr>
        <w:t>内容本身</w:t>
      </w:r>
      <w:r>
        <w:rPr>
          <w:rFonts w:eastAsia="楷体_GB2312" w:hint="eastAsia"/>
          <w:sz w:val="24"/>
        </w:rPr>
        <w:t>提取</w:t>
      </w:r>
      <w:r>
        <w:rPr>
          <w:rFonts w:eastAsia="楷体_GB2312"/>
          <w:sz w:val="24"/>
        </w:rPr>
        <w:t>商家的菜品推荐信息</w:t>
      </w:r>
      <w:r>
        <w:rPr>
          <w:rFonts w:eastAsia="楷体_GB2312" w:hint="eastAsia"/>
          <w:sz w:val="24"/>
        </w:rPr>
        <w:t>，</w:t>
      </w:r>
      <w:r>
        <w:rPr>
          <w:rFonts w:eastAsia="楷体_GB2312"/>
          <w:sz w:val="24"/>
        </w:rPr>
        <w:t>因此如何将实体关系识别应用于菜品推荐</w:t>
      </w:r>
      <w:r>
        <w:rPr>
          <w:rFonts w:eastAsia="楷体_GB2312" w:hint="eastAsia"/>
          <w:sz w:val="24"/>
        </w:rPr>
        <w:t>场景</w:t>
      </w:r>
      <w:r>
        <w:rPr>
          <w:rFonts w:eastAsia="楷体_GB2312"/>
          <w:sz w:val="24"/>
        </w:rPr>
        <w:t>中，也是本课题的</w:t>
      </w:r>
      <w:r>
        <w:rPr>
          <w:rFonts w:eastAsia="楷体_GB2312" w:hint="eastAsia"/>
          <w:sz w:val="24"/>
        </w:rPr>
        <w:t>重点研究</w:t>
      </w:r>
      <w:r>
        <w:rPr>
          <w:rFonts w:eastAsia="楷体_GB2312"/>
          <w:sz w:val="24"/>
        </w:rPr>
        <w:t>内容之一。</w:t>
      </w:r>
    </w:p>
    <w:p w14:paraId="6A95CF20" w14:textId="61F6BEFD" w:rsidR="00C2780A" w:rsidRDefault="00C2780A" w:rsidP="00E57851">
      <w:pPr>
        <w:numPr>
          <w:ilvl w:val="0"/>
          <w:numId w:val="7"/>
        </w:numPr>
        <w:spacing w:line="400" w:lineRule="exact"/>
        <w:rPr>
          <w:rFonts w:eastAsia="楷体_GB2312"/>
          <w:sz w:val="24"/>
        </w:rPr>
      </w:pPr>
      <w:r w:rsidRPr="00C2780A">
        <w:rPr>
          <w:rFonts w:eastAsia="楷体_GB2312" w:hint="eastAsia"/>
          <w:sz w:val="24"/>
        </w:rPr>
        <w:t>客流预测</w:t>
      </w:r>
    </w:p>
    <w:p w14:paraId="1037F577" w14:textId="77777777" w:rsidR="00C2780A" w:rsidRDefault="00C2780A" w:rsidP="00AC4CBC">
      <w:pPr>
        <w:spacing w:line="400" w:lineRule="exact"/>
        <w:ind w:firstLineChars="200" w:firstLine="480"/>
        <w:rPr>
          <w:rFonts w:eastAsia="楷体_GB2312"/>
          <w:sz w:val="24"/>
        </w:rPr>
      </w:pPr>
      <w:r w:rsidRPr="00C2780A">
        <w:rPr>
          <w:rFonts w:eastAsia="楷体_GB2312" w:hint="eastAsia"/>
          <w:sz w:val="24"/>
        </w:rPr>
        <w:lastRenderedPageBreak/>
        <w:t>目前，国内外学者对交通领域的客流预测方法进行了大量的研究，很多研究人员都会将时间因素作为客流的重要特性融入到模型的构建过程中。最常见的就是使用时间序列模型对客流建模并进行分析和预测，比如</w:t>
      </w:r>
      <w:r w:rsidRPr="00C2780A">
        <w:rPr>
          <w:rFonts w:eastAsia="楷体_GB2312" w:hint="eastAsia"/>
          <w:sz w:val="24"/>
        </w:rPr>
        <w:t>ARIMA</w:t>
      </w:r>
      <w:r w:rsidRPr="00C2780A">
        <w:rPr>
          <w:rFonts w:eastAsia="楷体_GB2312" w:hint="eastAsia"/>
          <w:sz w:val="24"/>
        </w:rPr>
        <w:t>。郝勇等人</w:t>
      </w:r>
      <w:r w:rsidRPr="00C2780A">
        <w:rPr>
          <w:rFonts w:eastAsia="楷体_GB2312" w:hint="eastAsia"/>
          <w:sz w:val="24"/>
        </w:rPr>
        <w:t>[1]</w:t>
      </w:r>
      <w:r w:rsidRPr="00C2780A">
        <w:rPr>
          <w:rFonts w:eastAsia="楷体_GB2312" w:hint="eastAsia"/>
          <w:sz w:val="24"/>
        </w:rPr>
        <w:t>利用</w:t>
      </w:r>
      <w:r w:rsidRPr="00C2780A">
        <w:rPr>
          <w:rFonts w:eastAsia="楷体_GB2312" w:hint="eastAsia"/>
          <w:sz w:val="24"/>
        </w:rPr>
        <w:t>ARIMA</w:t>
      </w:r>
      <w:r w:rsidRPr="00C2780A">
        <w:rPr>
          <w:rFonts w:eastAsia="楷体_GB2312" w:hint="eastAsia"/>
          <w:sz w:val="24"/>
        </w:rPr>
        <w:t>方法对上海城市轨道交通的日客流量数据进行模拟和预测。这篇文章比较详细的描述了</w:t>
      </w:r>
      <w:r w:rsidRPr="00C2780A">
        <w:rPr>
          <w:rFonts w:eastAsia="楷体_GB2312" w:hint="eastAsia"/>
          <w:sz w:val="24"/>
        </w:rPr>
        <w:t>ARIMA</w:t>
      </w:r>
      <w:r w:rsidRPr="00C2780A">
        <w:rPr>
          <w:rFonts w:eastAsia="楷体_GB2312" w:hint="eastAsia"/>
          <w:sz w:val="24"/>
        </w:rPr>
        <w:t>阶数计算和参数选择的流程，包括平稳性检验，差分平稳性检验，自相关函数计算，</w:t>
      </w:r>
      <w:r w:rsidRPr="00C2780A">
        <w:rPr>
          <w:rFonts w:eastAsia="楷体_GB2312" w:hint="eastAsia"/>
          <w:sz w:val="24"/>
        </w:rPr>
        <w:t>AIC</w:t>
      </w:r>
      <w:r w:rsidRPr="00C2780A">
        <w:rPr>
          <w:rFonts w:eastAsia="楷体_GB2312" w:hint="eastAsia"/>
          <w:sz w:val="24"/>
        </w:rPr>
        <w:t>检验选择参数模型等。在火车客流预测中，</w:t>
      </w:r>
      <w:r w:rsidRPr="00C2780A">
        <w:rPr>
          <w:rFonts w:eastAsia="楷体_GB2312" w:hint="eastAsia"/>
          <w:sz w:val="24"/>
        </w:rPr>
        <w:t>Wei Xu</w:t>
      </w:r>
      <w:r w:rsidRPr="00C2780A">
        <w:rPr>
          <w:rFonts w:eastAsia="楷体_GB2312" w:hint="eastAsia"/>
          <w:sz w:val="24"/>
        </w:rPr>
        <w:t>等</w:t>
      </w:r>
      <w:r w:rsidRPr="00C2780A">
        <w:rPr>
          <w:rFonts w:eastAsia="楷体_GB2312" w:hint="eastAsia"/>
          <w:sz w:val="24"/>
        </w:rPr>
        <w:t>[2]</w:t>
      </w:r>
      <w:r w:rsidRPr="00C2780A">
        <w:rPr>
          <w:rFonts w:eastAsia="楷体_GB2312" w:hint="eastAsia"/>
          <w:sz w:val="24"/>
        </w:rPr>
        <w:t>人通过整合多种模型对春节期间的客流进行预测，建模过程中使用到了</w:t>
      </w:r>
      <w:r w:rsidRPr="00C2780A">
        <w:rPr>
          <w:rFonts w:eastAsia="楷体_GB2312" w:hint="eastAsia"/>
          <w:sz w:val="24"/>
        </w:rPr>
        <w:t>ARIMA</w:t>
      </w:r>
      <w:r w:rsidRPr="00C2780A">
        <w:rPr>
          <w:rFonts w:eastAsia="楷体_GB2312" w:hint="eastAsia"/>
          <w:sz w:val="24"/>
        </w:rPr>
        <w:t>模型的预测结果作为最终结果的一部分，建模过程还使用到了神经网络、线性回归、</w:t>
      </w:r>
      <w:r w:rsidRPr="00C2780A">
        <w:rPr>
          <w:rFonts w:eastAsia="楷体_GB2312" w:hint="eastAsia"/>
          <w:sz w:val="24"/>
        </w:rPr>
        <w:t>SVR</w:t>
      </w:r>
      <w:r w:rsidRPr="00C2780A">
        <w:rPr>
          <w:rFonts w:eastAsia="楷体_GB2312" w:hint="eastAsia"/>
          <w:sz w:val="24"/>
        </w:rPr>
        <w:t>等模型。</w:t>
      </w:r>
      <w:r w:rsidRPr="00C2780A">
        <w:rPr>
          <w:rFonts w:eastAsia="楷体_GB2312" w:hint="eastAsia"/>
          <w:sz w:val="24"/>
        </w:rPr>
        <w:t>Shu</w:t>
      </w:r>
      <w:r w:rsidRPr="00C2780A">
        <w:rPr>
          <w:rFonts w:eastAsia="楷体_GB2312" w:hint="eastAsia"/>
          <w:sz w:val="24"/>
        </w:rPr>
        <w:t>等人</w:t>
      </w:r>
      <w:r w:rsidRPr="00C2780A">
        <w:rPr>
          <w:rFonts w:eastAsia="楷体_GB2312" w:hint="eastAsia"/>
          <w:sz w:val="24"/>
        </w:rPr>
        <w:t>[3]</w:t>
      </w:r>
      <w:r w:rsidRPr="00C2780A">
        <w:rPr>
          <w:rFonts w:eastAsia="楷体_GB2312" w:hint="eastAsia"/>
          <w:sz w:val="24"/>
        </w:rPr>
        <w:t>利用</w:t>
      </w:r>
      <w:r w:rsidRPr="00C2780A">
        <w:rPr>
          <w:rFonts w:eastAsia="楷体_GB2312" w:hint="eastAsia"/>
          <w:sz w:val="24"/>
        </w:rPr>
        <w:t>SVR</w:t>
      </w:r>
      <w:r w:rsidRPr="00C2780A">
        <w:rPr>
          <w:rFonts w:eastAsia="楷体_GB2312" w:hint="eastAsia"/>
          <w:sz w:val="24"/>
        </w:rPr>
        <w:t>对高铁乘客的行为特征进行了深入分析，从他们的试验中可以知道，价格，速度，乘车时间，环境，安全性和整体满意程度是决定乘客选择高铁出行最主要的几个原因，同时证明了在高铁客流出行预测问题里，</w:t>
      </w:r>
      <w:r w:rsidRPr="00C2780A">
        <w:rPr>
          <w:rFonts w:eastAsia="楷体_GB2312" w:hint="eastAsia"/>
          <w:sz w:val="24"/>
        </w:rPr>
        <w:t>SVR</w:t>
      </w:r>
      <w:r w:rsidRPr="00C2780A">
        <w:rPr>
          <w:rFonts w:eastAsia="楷体_GB2312" w:hint="eastAsia"/>
          <w:sz w:val="24"/>
        </w:rPr>
        <w:t>比传统的</w:t>
      </w:r>
      <w:r w:rsidRPr="00C2780A">
        <w:rPr>
          <w:rFonts w:eastAsia="楷体_GB2312" w:hint="eastAsia"/>
          <w:sz w:val="24"/>
        </w:rPr>
        <w:t>Ligical</w:t>
      </w:r>
      <w:r w:rsidRPr="00C2780A">
        <w:rPr>
          <w:rFonts w:eastAsia="楷体_GB2312" w:hint="eastAsia"/>
          <w:sz w:val="24"/>
        </w:rPr>
        <w:t>模型准确率更高。赵宇刚等人</w:t>
      </w:r>
      <w:r w:rsidRPr="00C2780A">
        <w:rPr>
          <w:rFonts w:eastAsia="楷体_GB2312" w:hint="eastAsia"/>
          <w:sz w:val="24"/>
        </w:rPr>
        <w:t>[4]</w:t>
      </w:r>
      <w:r w:rsidRPr="00C2780A">
        <w:rPr>
          <w:rFonts w:eastAsia="楷体_GB2312" w:hint="eastAsia"/>
          <w:sz w:val="24"/>
        </w:rPr>
        <w:t>通过调研北京地铁乘客集散情况，特别是换乘站选址期间该地区乘客的集散特点，以及出现大量客流的原因，发现城市轨道交通的换乘站具有不同线路接驳和大量客流快速集散两方面特性。并且</w:t>
      </w:r>
      <w:r w:rsidRPr="00C2780A">
        <w:rPr>
          <w:rFonts w:eastAsia="楷体_GB2312" w:hint="eastAsia"/>
          <w:sz w:val="24"/>
        </w:rPr>
        <w:t>[4]</w:t>
      </w:r>
      <w:r w:rsidRPr="00C2780A">
        <w:rPr>
          <w:rFonts w:eastAsia="楷体_GB2312" w:hint="eastAsia"/>
          <w:sz w:val="24"/>
        </w:rPr>
        <w:t>研究得出换乘站选址应优先考虑是城市内部既有的或规划中的商业、居住、商务聚集区等重要的客流集散点和铁路客运站等大型城市对外交通中心。因此站点客流特点和站点周边的环境有较为密切的关系。陈蔚珊等人</w:t>
      </w:r>
      <w:r w:rsidRPr="00C2780A">
        <w:rPr>
          <w:rFonts w:eastAsia="楷体_GB2312" w:hint="eastAsia"/>
          <w:sz w:val="24"/>
        </w:rPr>
        <w:t>[5]</w:t>
      </w:r>
      <w:r w:rsidRPr="00C2780A">
        <w:rPr>
          <w:rFonts w:eastAsia="楷体_GB2312" w:hint="eastAsia"/>
          <w:sz w:val="24"/>
        </w:rPr>
        <w:t>利用聚类手段分析广州轨道交通枢纽站周边的商业演变情况，通过研究发现换乘站会带动站点周边商业的发展，从轨道交通的特点来看，换乘站能够产生较大的客流量，因此在地铁站周边的商家能够更加有效的吸引用户消费。而商业和以购物为目的的客流之间存在互相促进的作用，商业的发展必然会导致客流特点的变化，因此站点周边的商业繁华程度和站点的客流的特点存在着关联关系。在预测模型上，由于客流数据属于时间序列数据，对于时间序列数据的预测模型近年来深度学习模型有较好的表现。</w:t>
      </w:r>
      <w:r w:rsidRPr="00C2780A">
        <w:rPr>
          <w:rFonts w:eastAsia="楷体_GB2312" w:hint="eastAsia"/>
          <w:sz w:val="24"/>
        </w:rPr>
        <w:t>LSTM</w:t>
      </w:r>
      <w:r w:rsidRPr="00C2780A">
        <w:rPr>
          <w:rFonts w:eastAsia="楷体_GB2312" w:hint="eastAsia"/>
          <w:sz w:val="24"/>
        </w:rPr>
        <w:t>模型作为优化的循环神经网络模型对于前后有依赖的时间序列数据有较好的学习能力。文献</w:t>
      </w:r>
      <w:r w:rsidRPr="00C2780A">
        <w:rPr>
          <w:rFonts w:eastAsia="楷体_GB2312" w:hint="eastAsia"/>
          <w:sz w:val="24"/>
        </w:rPr>
        <w:t>[6]</w:t>
      </w:r>
      <w:r w:rsidRPr="00C2780A">
        <w:rPr>
          <w:rFonts w:eastAsia="楷体_GB2312" w:hint="eastAsia"/>
          <w:sz w:val="24"/>
        </w:rPr>
        <w:t>研究了室内时空客流获取与预测过程中的相关方法及技术，引入机器学习和深度学习方法构建模型，从而使室内时空客流的统计和预测更具实用性和准确性。常见的深度学习模型大多是针对单一时间序列的分析，对于多源数据的分析预测目前的研究较少。已有的成果有</w:t>
      </w:r>
      <w:r w:rsidRPr="00C2780A">
        <w:rPr>
          <w:rFonts w:eastAsia="楷体_GB2312" w:hint="eastAsia"/>
          <w:sz w:val="24"/>
        </w:rPr>
        <w:t>Qin Y</w:t>
      </w:r>
      <w:r w:rsidRPr="00C2780A">
        <w:rPr>
          <w:rFonts w:eastAsia="楷体_GB2312" w:hint="eastAsia"/>
          <w:sz w:val="24"/>
        </w:rPr>
        <w:t>等人</w:t>
      </w:r>
      <w:r w:rsidRPr="00C2780A">
        <w:rPr>
          <w:rFonts w:eastAsia="楷体_GB2312" w:hint="eastAsia"/>
          <w:sz w:val="24"/>
        </w:rPr>
        <w:t>[7]</w:t>
      </w:r>
      <w:r w:rsidRPr="00C2780A">
        <w:rPr>
          <w:rFonts w:eastAsia="楷体_GB2312" w:hint="eastAsia"/>
          <w:sz w:val="24"/>
        </w:rPr>
        <w:t>提出了一种双阶段的基于注意力的</w:t>
      </w:r>
      <w:r w:rsidRPr="00C2780A">
        <w:rPr>
          <w:rFonts w:eastAsia="楷体_GB2312" w:hint="eastAsia"/>
          <w:sz w:val="24"/>
        </w:rPr>
        <w:t>RNN</w:t>
      </w:r>
      <w:r w:rsidRPr="00C2780A">
        <w:rPr>
          <w:rFonts w:eastAsia="楷体_GB2312" w:hint="eastAsia"/>
          <w:sz w:val="24"/>
        </w:rPr>
        <w:t>网络，用于对室内温度进行预测。</w:t>
      </w:r>
      <w:r w:rsidRPr="00C2780A">
        <w:rPr>
          <w:rFonts w:eastAsia="楷体_GB2312" w:hint="eastAsia"/>
          <w:sz w:val="24"/>
        </w:rPr>
        <w:t>Li X</w:t>
      </w:r>
      <w:r w:rsidRPr="00C2780A">
        <w:rPr>
          <w:rFonts w:eastAsia="楷体_GB2312" w:hint="eastAsia"/>
          <w:sz w:val="24"/>
        </w:rPr>
        <w:t>等人</w:t>
      </w:r>
      <w:r w:rsidRPr="00C2780A">
        <w:rPr>
          <w:rFonts w:eastAsia="楷体_GB2312" w:hint="eastAsia"/>
          <w:sz w:val="24"/>
        </w:rPr>
        <w:t>[8]</w:t>
      </w:r>
      <w:r w:rsidRPr="00C2780A">
        <w:rPr>
          <w:rFonts w:eastAsia="楷体_GB2312" w:hint="eastAsia"/>
          <w:sz w:val="24"/>
        </w:rPr>
        <w:t>提出了一种包含上下文信息的</w:t>
      </w:r>
      <w:r w:rsidRPr="00C2780A">
        <w:rPr>
          <w:rFonts w:eastAsia="楷体_GB2312" w:hint="eastAsia"/>
          <w:sz w:val="24"/>
        </w:rPr>
        <w:t>LSTM-CL</w:t>
      </w:r>
      <w:r w:rsidRPr="00C2780A">
        <w:rPr>
          <w:rFonts w:eastAsia="楷体_GB2312" w:hint="eastAsia"/>
          <w:sz w:val="24"/>
        </w:rPr>
        <w:t>模型，用于预测血压，输入数据除了血压的历史数据外还有用户的其他身体状况数据，模型可以综合考虑多源数据进行预测。</w:t>
      </w:r>
    </w:p>
    <w:p w14:paraId="5209CDA5" w14:textId="58DFBB6E" w:rsidR="00635AA1" w:rsidRDefault="00635AA1" w:rsidP="00AC4CBC">
      <w:pPr>
        <w:spacing w:line="400" w:lineRule="exact"/>
        <w:ind w:firstLineChars="200" w:firstLine="480"/>
        <w:rPr>
          <w:rFonts w:eastAsia="楷体_GB2312"/>
          <w:sz w:val="24"/>
        </w:rPr>
      </w:pPr>
      <w:r w:rsidRPr="00635AA1">
        <w:rPr>
          <w:rFonts w:eastAsia="楷体_GB2312" w:hint="eastAsia"/>
          <w:sz w:val="24"/>
        </w:rPr>
        <w:lastRenderedPageBreak/>
        <w:t>目前已有的客流预测模型大多是只考虑了时间因素的针对单一客流数据进行的建模分析，常用的如回归模型、神经网络模型、</w:t>
      </w:r>
      <w:r w:rsidRPr="00635AA1">
        <w:rPr>
          <w:rFonts w:eastAsia="楷体_GB2312" w:hint="eastAsia"/>
          <w:sz w:val="24"/>
        </w:rPr>
        <w:t>ARIMA</w:t>
      </w:r>
      <w:r w:rsidRPr="00635AA1">
        <w:rPr>
          <w:rFonts w:eastAsia="楷体_GB2312" w:hint="eastAsia"/>
          <w:sz w:val="24"/>
        </w:rPr>
        <w:t>方法已经取得了较好的成果。但是一些学者研究发现了很多对客流有影响的因素，这些因素的加入对预测模型有着很大的帮助。如何将这些因素有效的融合到模型的学习中一直是研究的重点，目前的一些方法大多只是利用回归模型进行建模，将这些因素视作特征。很少有学者利用神经网络模型将对客流有影响的多因素加入到模型中</w:t>
      </w:r>
      <w:r w:rsidR="00680ABF">
        <w:rPr>
          <w:rFonts w:eastAsia="楷体_GB2312" w:hint="eastAsia"/>
          <w:sz w:val="24"/>
        </w:rPr>
        <w:t>，</w:t>
      </w:r>
      <w:r w:rsidR="00680ABF">
        <w:rPr>
          <w:rFonts w:eastAsia="楷体_GB2312"/>
          <w:sz w:val="24"/>
        </w:rPr>
        <w:t>尤其是商家信息</w:t>
      </w:r>
      <w:r w:rsidRPr="00635AA1">
        <w:rPr>
          <w:rFonts w:eastAsia="楷体_GB2312" w:hint="eastAsia"/>
          <w:sz w:val="24"/>
        </w:rPr>
        <w:t>。因此针对多因素的多源数据的客流预测有着重要的研究意义</w:t>
      </w:r>
    </w:p>
    <w:p w14:paraId="4DD08CDA" w14:textId="4E36F2D0" w:rsidR="00C2780A" w:rsidRDefault="0067715B" w:rsidP="00E57851">
      <w:pPr>
        <w:numPr>
          <w:ilvl w:val="0"/>
          <w:numId w:val="7"/>
        </w:numPr>
        <w:spacing w:line="400" w:lineRule="exact"/>
        <w:rPr>
          <w:rFonts w:eastAsia="楷体_GB2312"/>
          <w:sz w:val="24"/>
        </w:rPr>
      </w:pPr>
      <w:r>
        <w:rPr>
          <w:rFonts w:eastAsia="楷体_GB2312" w:hint="eastAsia"/>
          <w:sz w:val="24"/>
        </w:rPr>
        <w:t>路线</w:t>
      </w:r>
      <w:r w:rsidR="00C2780A">
        <w:rPr>
          <w:rFonts w:eastAsia="楷体_GB2312"/>
          <w:sz w:val="24"/>
        </w:rPr>
        <w:t>推荐</w:t>
      </w:r>
    </w:p>
    <w:p w14:paraId="1389E86F" w14:textId="16484294" w:rsidR="002D2061" w:rsidRPr="002D2061" w:rsidRDefault="009509A0" w:rsidP="002D2061">
      <w:pPr>
        <w:spacing w:line="400" w:lineRule="exact"/>
        <w:ind w:firstLineChars="200" w:firstLine="480"/>
        <w:rPr>
          <w:rFonts w:eastAsia="楷体_GB2312"/>
          <w:sz w:val="24"/>
        </w:rPr>
      </w:pPr>
      <w:r>
        <w:rPr>
          <w:rFonts w:eastAsia="楷体_GB2312" w:hint="eastAsia"/>
          <w:sz w:val="24"/>
        </w:rPr>
        <w:t>路线推荐</w:t>
      </w:r>
      <w:r>
        <w:rPr>
          <w:rFonts w:eastAsia="楷体_GB2312"/>
          <w:sz w:val="24"/>
        </w:rPr>
        <w:t>的核心在于推荐算法。</w:t>
      </w:r>
      <w:r w:rsidR="002D2061" w:rsidRPr="002D2061">
        <w:rPr>
          <w:rFonts w:eastAsia="楷体_GB2312" w:hint="eastAsia"/>
          <w:sz w:val="24"/>
        </w:rPr>
        <w:t>推荐系统算法主要包括基于内容的推荐算法和协同过滤推荐算法，基于内容的推荐算法通过计算物品之间的相似度向用户进行推荐，协同过滤推荐算法通过用户的历史行为向用户进行推荐。文献</w:t>
      </w:r>
      <w:r w:rsidR="002D2061" w:rsidRPr="002D2061">
        <w:rPr>
          <w:rFonts w:eastAsia="楷体_GB2312" w:hint="eastAsia"/>
          <w:sz w:val="24"/>
        </w:rPr>
        <w:t>[1,2]</w:t>
      </w:r>
      <w:r w:rsidR="002D2061" w:rsidRPr="002D2061">
        <w:rPr>
          <w:rFonts w:eastAsia="楷体_GB2312" w:hint="eastAsia"/>
          <w:sz w:val="24"/>
        </w:rPr>
        <w:t>讨论了基于用户的协同过滤算法，根据用户的历史行为计算用户之间的相似度，然后把相似用户的兴趣点推荐给当前用户。基于用户的协同过滤算法随着用户数量的增多，计算时间会变长，而物品的增长速度通常慢于用户的增长。文献</w:t>
      </w:r>
      <w:r w:rsidR="002D2061" w:rsidRPr="002D2061">
        <w:rPr>
          <w:rFonts w:eastAsia="楷体_GB2312" w:hint="eastAsia"/>
          <w:sz w:val="24"/>
        </w:rPr>
        <w:t>[3,4]</w:t>
      </w:r>
      <w:r w:rsidR="002D2061" w:rsidRPr="002D2061">
        <w:rPr>
          <w:rFonts w:eastAsia="楷体_GB2312" w:hint="eastAsia"/>
          <w:sz w:val="24"/>
        </w:rPr>
        <w:t>提出了基于物品的协同过滤算法，向用户推荐与他之前感兴趣的物品相似的物品。上述两种方法在数据稀疏的情况下，预测性能会急剧下降，因此发展出了多种基于模型的协同过滤算法。文献</w:t>
      </w:r>
      <w:r w:rsidR="002D2061" w:rsidRPr="002D2061">
        <w:rPr>
          <w:rFonts w:eastAsia="楷体_GB2312" w:hint="eastAsia"/>
          <w:sz w:val="24"/>
        </w:rPr>
        <w:t>[5,6]</w:t>
      </w:r>
      <w:r w:rsidR="002D2061" w:rsidRPr="002D2061">
        <w:rPr>
          <w:rFonts w:eastAsia="楷体_GB2312" w:hint="eastAsia"/>
          <w:sz w:val="24"/>
        </w:rPr>
        <w:t>提出了基于聚类的推荐算法，首先对用户进行聚类，然后根据同一类簇内的其他用户的兴趣向用户进行推荐，这类算法在用户数量增加的情况下，聚类时间会相应增长。文献</w:t>
      </w:r>
      <w:r w:rsidR="002D2061" w:rsidRPr="002D2061">
        <w:rPr>
          <w:rFonts w:eastAsia="楷体_GB2312" w:hint="eastAsia"/>
          <w:sz w:val="24"/>
        </w:rPr>
        <w:t>[8]</w:t>
      </w:r>
      <w:r w:rsidR="002D2061" w:rsidRPr="002D2061">
        <w:rPr>
          <w:rFonts w:eastAsia="楷体_GB2312" w:hint="eastAsia"/>
          <w:sz w:val="24"/>
        </w:rPr>
        <w:t>使用奇异值分解</w:t>
      </w:r>
      <w:r w:rsidR="002D2061" w:rsidRPr="002D2061">
        <w:rPr>
          <w:rFonts w:eastAsia="楷体_GB2312" w:hint="eastAsia"/>
          <w:sz w:val="24"/>
        </w:rPr>
        <w:t>(SVD)</w:t>
      </w:r>
      <w:r w:rsidR="002D2061" w:rsidRPr="002D2061">
        <w:rPr>
          <w:rFonts w:eastAsia="楷体_GB2312" w:hint="eastAsia"/>
          <w:sz w:val="24"/>
        </w:rPr>
        <w:t>，根据用户对物品的历史反馈，将用户和物品影射成隐式向量，根据隐式向量计算他们之间的相关性。文献</w:t>
      </w:r>
      <w:r w:rsidR="002D2061" w:rsidRPr="002D2061">
        <w:rPr>
          <w:rFonts w:eastAsia="楷体_GB2312" w:hint="eastAsia"/>
          <w:sz w:val="24"/>
        </w:rPr>
        <w:t>[9]</w:t>
      </w:r>
      <w:r w:rsidR="002D2061" w:rsidRPr="002D2061">
        <w:rPr>
          <w:rFonts w:eastAsia="楷体_GB2312" w:hint="eastAsia"/>
          <w:sz w:val="24"/>
        </w:rPr>
        <w:t>扩展了</w:t>
      </w:r>
      <w:r w:rsidR="002D2061" w:rsidRPr="002D2061">
        <w:rPr>
          <w:rFonts w:eastAsia="楷体_GB2312" w:hint="eastAsia"/>
          <w:sz w:val="24"/>
        </w:rPr>
        <w:t>SVD</w:t>
      </w:r>
      <w:r w:rsidR="002D2061" w:rsidRPr="002D2061">
        <w:rPr>
          <w:rFonts w:eastAsia="楷体_GB2312" w:hint="eastAsia"/>
          <w:sz w:val="24"/>
        </w:rPr>
        <w:t>方法，同时考虑了用户和物品之间的隐式反馈，来计算用户和物品之间的相关性。文献</w:t>
      </w:r>
      <w:r w:rsidR="002D2061" w:rsidRPr="002D2061">
        <w:rPr>
          <w:rFonts w:eastAsia="楷体_GB2312" w:hint="eastAsia"/>
          <w:sz w:val="24"/>
        </w:rPr>
        <w:t>[10,11]</w:t>
      </w:r>
      <w:r w:rsidR="002D2061" w:rsidRPr="002D2061">
        <w:rPr>
          <w:rFonts w:eastAsia="楷体_GB2312" w:hint="eastAsia"/>
          <w:sz w:val="24"/>
        </w:rPr>
        <w:t>利用矩阵分解技术，从用户</w:t>
      </w:r>
      <w:r w:rsidR="002D2061" w:rsidRPr="002D2061">
        <w:rPr>
          <w:rFonts w:eastAsia="楷体_GB2312" w:hint="eastAsia"/>
          <w:sz w:val="24"/>
        </w:rPr>
        <w:t>-</w:t>
      </w:r>
      <w:r w:rsidR="002D2061" w:rsidRPr="002D2061">
        <w:rPr>
          <w:rFonts w:eastAsia="楷体_GB2312" w:hint="eastAsia"/>
          <w:sz w:val="24"/>
        </w:rPr>
        <w:t>物品评分矩阵中得到每一个用户和物品的潜在语义向量，利用潜在语义向量计算用户对物品的喜好程度。矩阵分解技术只能够得到用户和物品的浅层语义信息，深度学习模型可以得到用户的深层次的语义信息，因此研究者提出了大量基于深度学习模型的协同过滤算法。文献</w:t>
      </w:r>
      <w:r w:rsidR="002D2061" w:rsidRPr="002D2061">
        <w:rPr>
          <w:rFonts w:eastAsia="楷体_GB2312" w:hint="eastAsia"/>
          <w:sz w:val="24"/>
        </w:rPr>
        <w:t>[13]</w:t>
      </w:r>
      <w:r w:rsidR="002D2061" w:rsidRPr="002D2061">
        <w:rPr>
          <w:rFonts w:eastAsia="楷体_GB2312" w:hint="eastAsia"/>
          <w:sz w:val="24"/>
        </w:rPr>
        <w:t>将深度神经网络应用在</w:t>
      </w:r>
      <w:r w:rsidR="002D2061" w:rsidRPr="002D2061">
        <w:rPr>
          <w:rFonts w:eastAsia="楷体_GB2312" w:hint="eastAsia"/>
          <w:sz w:val="24"/>
        </w:rPr>
        <w:t>YouTube</w:t>
      </w:r>
      <w:r w:rsidR="002D2061" w:rsidRPr="002D2061">
        <w:rPr>
          <w:rFonts w:eastAsia="楷体_GB2312" w:hint="eastAsia"/>
          <w:sz w:val="24"/>
        </w:rPr>
        <w:t>推荐系统当中，综合考虑了用户的历史行为和属性信息。文献</w:t>
      </w:r>
      <w:r w:rsidR="002D2061" w:rsidRPr="002D2061">
        <w:rPr>
          <w:rFonts w:eastAsia="楷体_GB2312" w:hint="eastAsia"/>
          <w:sz w:val="24"/>
        </w:rPr>
        <w:t>[14]</w:t>
      </w:r>
      <w:r w:rsidR="002D2061" w:rsidRPr="002D2061">
        <w:rPr>
          <w:rFonts w:eastAsia="楷体_GB2312" w:hint="eastAsia"/>
          <w:sz w:val="24"/>
        </w:rPr>
        <w:t>扩展可矩阵分解技术，利用深度神经网络根据用户</w:t>
      </w:r>
      <w:r w:rsidR="002D2061" w:rsidRPr="002D2061">
        <w:rPr>
          <w:rFonts w:eastAsia="楷体_GB2312" w:hint="eastAsia"/>
          <w:sz w:val="24"/>
        </w:rPr>
        <w:t>-</w:t>
      </w:r>
      <w:r w:rsidR="002D2061" w:rsidRPr="002D2061">
        <w:rPr>
          <w:rFonts w:eastAsia="楷体_GB2312" w:hint="eastAsia"/>
          <w:sz w:val="24"/>
        </w:rPr>
        <w:t>物品的评分矩阵，计算用户和物品的语义向量，语义向量之间的余弦距离当作用户对物品的偏好。文献</w:t>
      </w:r>
      <w:r w:rsidR="002D2061" w:rsidRPr="002D2061">
        <w:rPr>
          <w:rFonts w:eastAsia="楷体_GB2312" w:hint="eastAsia"/>
          <w:sz w:val="24"/>
        </w:rPr>
        <w:t>[15]</w:t>
      </w:r>
      <w:r w:rsidR="002D2061" w:rsidRPr="002D2061">
        <w:rPr>
          <w:rFonts w:eastAsia="楷体_GB2312" w:hint="eastAsia"/>
          <w:sz w:val="24"/>
        </w:rPr>
        <w:t>除了考虑用户的历史行为信息，还考虑了用户的属性信息，增强了算法对新用户的处理能力。文献</w:t>
      </w:r>
      <w:r w:rsidR="002D2061" w:rsidRPr="002D2061">
        <w:rPr>
          <w:rFonts w:eastAsia="楷体_GB2312" w:hint="eastAsia"/>
          <w:sz w:val="24"/>
        </w:rPr>
        <w:t>[16]</w:t>
      </w:r>
      <w:r w:rsidR="002D2061" w:rsidRPr="002D2061">
        <w:rPr>
          <w:rFonts w:eastAsia="楷体_GB2312" w:hint="eastAsia"/>
          <w:sz w:val="24"/>
        </w:rPr>
        <w:t>扩展了协同过滤方法，利用神经网络根据用户和物品的语义向量计算用户对物品的偏好程度。</w:t>
      </w:r>
    </w:p>
    <w:p w14:paraId="2E7FE3F7" w14:textId="212778F7" w:rsidR="00C2780A" w:rsidRDefault="00DF58D0" w:rsidP="002D2061">
      <w:pPr>
        <w:spacing w:line="400" w:lineRule="exact"/>
        <w:ind w:firstLineChars="200" w:firstLine="480"/>
        <w:rPr>
          <w:rFonts w:eastAsia="楷体_GB2312"/>
          <w:sz w:val="24"/>
        </w:rPr>
      </w:pPr>
      <w:r w:rsidRPr="00DF58D0">
        <w:rPr>
          <w:rFonts w:eastAsia="楷体_GB2312" w:hint="eastAsia"/>
          <w:sz w:val="24"/>
        </w:rPr>
        <w:lastRenderedPageBreak/>
        <w:t>推荐系统算法能够很好的处理用户的历史行为，同时结合用户和物品本身的属性信息，向用户进行个性化推荐。目前的推荐系统算法对用户历史行为的理解还处在比较浅层的方面，并且只使用了少量用户和物品本身的属性信息。如何更深入的理解用户的历史行为，如何加入更多的辅助信息</w:t>
      </w:r>
      <w:r w:rsidR="003C37EE">
        <w:rPr>
          <w:rFonts w:eastAsia="楷体_GB2312" w:hint="eastAsia"/>
          <w:sz w:val="24"/>
        </w:rPr>
        <w:t>帮助推荐算法提升准确性，是推荐系统算法领域当前的研究方向和难点</w:t>
      </w:r>
      <w:r w:rsidR="00C2780A" w:rsidRPr="00C2780A">
        <w:rPr>
          <w:rFonts w:eastAsia="楷体_GB2312" w:hint="eastAsia"/>
          <w:sz w:val="24"/>
        </w:rPr>
        <w:t>。</w:t>
      </w:r>
      <w:r w:rsidR="006B0194">
        <w:rPr>
          <w:rFonts w:eastAsia="楷体_GB2312" w:hint="eastAsia"/>
          <w:sz w:val="24"/>
        </w:rPr>
        <w:t>同时</w:t>
      </w:r>
      <w:r w:rsidR="006B0194">
        <w:rPr>
          <w:rFonts w:eastAsia="楷体_GB2312"/>
          <w:sz w:val="24"/>
        </w:rPr>
        <w:t>，在轨道交通的路线推荐领域，</w:t>
      </w:r>
      <w:r w:rsidR="006B0194">
        <w:rPr>
          <w:rFonts w:eastAsia="楷体_GB2312" w:hint="eastAsia"/>
          <w:sz w:val="24"/>
        </w:rPr>
        <w:t>目前</w:t>
      </w:r>
      <w:r w:rsidR="006B0194">
        <w:rPr>
          <w:rFonts w:eastAsia="楷体_GB2312"/>
          <w:sz w:val="24"/>
        </w:rPr>
        <w:t>的研究</w:t>
      </w:r>
      <w:r w:rsidR="006B0194">
        <w:rPr>
          <w:rFonts w:eastAsia="楷体_GB2312" w:hint="eastAsia"/>
          <w:sz w:val="24"/>
        </w:rPr>
        <w:t>尚未</w:t>
      </w:r>
      <w:r w:rsidR="006B0194">
        <w:rPr>
          <w:rFonts w:eastAsia="楷体_GB2312"/>
          <w:sz w:val="24"/>
        </w:rPr>
        <w:t>将移动互联网的</w:t>
      </w:r>
      <w:r w:rsidR="006B0194">
        <w:rPr>
          <w:rFonts w:eastAsia="楷体_GB2312" w:hint="eastAsia"/>
          <w:sz w:val="24"/>
        </w:rPr>
        <w:t>文本</w:t>
      </w:r>
      <w:r w:rsidR="006B0194">
        <w:rPr>
          <w:rFonts w:eastAsia="楷体_GB2312"/>
          <w:sz w:val="24"/>
        </w:rPr>
        <w:t>数据</w:t>
      </w:r>
      <w:r w:rsidR="006B0194">
        <w:rPr>
          <w:rFonts w:eastAsia="楷体_GB2312" w:hint="eastAsia"/>
          <w:sz w:val="24"/>
        </w:rPr>
        <w:t>考虑在</w:t>
      </w:r>
      <w:r w:rsidR="006B0194">
        <w:rPr>
          <w:rFonts w:eastAsia="楷体_GB2312"/>
          <w:sz w:val="24"/>
        </w:rPr>
        <w:t>内，</w:t>
      </w:r>
      <w:r w:rsidR="006B0194">
        <w:rPr>
          <w:rFonts w:eastAsia="楷体_GB2312" w:hint="eastAsia"/>
          <w:sz w:val="24"/>
        </w:rPr>
        <w:t>如何</w:t>
      </w:r>
      <w:r w:rsidR="006B0194">
        <w:rPr>
          <w:rFonts w:eastAsia="楷体_GB2312"/>
          <w:sz w:val="24"/>
        </w:rPr>
        <w:t>挖掘潜在的出行信息，</w:t>
      </w:r>
      <w:r w:rsidR="006B0194">
        <w:rPr>
          <w:rFonts w:eastAsia="楷体_GB2312" w:hint="eastAsia"/>
          <w:sz w:val="24"/>
        </w:rPr>
        <w:t>并</w:t>
      </w:r>
      <w:r w:rsidR="006B0194">
        <w:rPr>
          <w:rFonts w:eastAsia="楷体_GB2312"/>
          <w:sz w:val="24"/>
        </w:rPr>
        <w:t>融合到路线推荐中，是本课题研究的重点内容。</w:t>
      </w:r>
    </w:p>
    <w:p w14:paraId="7B5957A3" w14:textId="77777777" w:rsidR="005C0D30" w:rsidRPr="00440E41" w:rsidRDefault="005C0D30" w:rsidP="00C2780A">
      <w:pPr>
        <w:spacing w:line="400" w:lineRule="exact"/>
        <w:ind w:firstLineChars="200" w:firstLine="480"/>
        <w:rPr>
          <w:rFonts w:eastAsia="楷体_GB2312"/>
          <w:sz w:val="24"/>
        </w:rPr>
      </w:pPr>
      <w:ins w:id="8" w:author="dfl" w:date="2018-01-22T15:28:00Z">
        <w:r>
          <w:rPr>
            <w:rFonts w:eastAsia="楷体_GB2312" w:hint="eastAsia"/>
            <w:sz w:val="24"/>
          </w:rPr>
          <w:t>总结相关</w:t>
        </w:r>
        <w:r>
          <w:rPr>
            <w:rFonts w:eastAsia="楷体_GB2312"/>
            <w:sz w:val="24"/>
          </w:rPr>
          <w:t>领域的研究工作的优缺点和不足，。。。。。。</w:t>
        </w:r>
      </w:ins>
    </w:p>
    <w:p w14:paraId="2D841169" w14:textId="77777777" w:rsidR="00AC4CBC" w:rsidRDefault="00AC4CBC" w:rsidP="00AC4CBC">
      <w:pPr>
        <w:spacing w:line="400" w:lineRule="exact"/>
        <w:ind w:firstLineChars="200" w:firstLine="480"/>
        <w:rPr>
          <w:rFonts w:ascii="楷体_GB2312" w:eastAsia="楷体_GB2312"/>
          <w:sz w:val="24"/>
        </w:rPr>
      </w:pPr>
      <w:r w:rsidRPr="003A6963">
        <w:rPr>
          <w:rFonts w:eastAsia="楷体_GB2312"/>
          <w:sz w:val="24"/>
        </w:rPr>
        <w:t>基于上述研究需求和本课题组的前期研究基础，以及对本课题需要解决的问题和方法的清楚认识和深刻理解，我们拟申请本课题。</w:t>
      </w:r>
    </w:p>
    <w:p w14:paraId="3E9CB319" w14:textId="77777777" w:rsidR="00AC4CBC" w:rsidRPr="00E273E0" w:rsidRDefault="00AC4CBC" w:rsidP="006430A9">
      <w:pPr>
        <w:pStyle w:val="1"/>
      </w:pPr>
      <w:r w:rsidRPr="00E273E0">
        <w:rPr>
          <w:rFonts w:hint="eastAsia"/>
        </w:rPr>
        <w:t>参考文献</w:t>
      </w:r>
    </w:p>
    <w:p w14:paraId="1C8FAAA3" w14:textId="77777777" w:rsidR="00C2780A" w:rsidRPr="009D257D" w:rsidRDefault="00C2780A" w:rsidP="00E57851">
      <w:pPr>
        <w:numPr>
          <w:ilvl w:val="0"/>
          <w:numId w:val="8"/>
        </w:numPr>
        <w:rPr>
          <w:rFonts w:eastAsia="楷体"/>
          <w:sz w:val="24"/>
        </w:rPr>
      </w:pPr>
      <w:r w:rsidRPr="009D257D">
        <w:rPr>
          <w:rFonts w:eastAsia="楷体"/>
          <w:sz w:val="24"/>
        </w:rPr>
        <w:t>金燕</w:t>
      </w:r>
      <w:r w:rsidRPr="009D257D">
        <w:rPr>
          <w:rFonts w:eastAsia="楷体"/>
          <w:sz w:val="24"/>
        </w:rPr>
        <w:t xml:space="preserve">. </w:t>
      </w:r>
      <w:r w:rsidRPr="009D257D">
        <w:rPr>
          <w:rFonts w:eastAsia="楷体"/>
          <w:sz w:val="24"/>
        </w:rPr>
        <w:t>国内外</w:t>
      </w:r>
      <w:r w:rsidRPr="009D257D">
        <w:rPr>
          <w:rFonts w:eastAsia="楷体"/>
          <w:sz w:val="24"/>
        </w:rPr>
        <w:t>UGC</w:t>
      </w:r>
      <w:r w:rsidRPr="009D257D">
        <w:rPr>
          <w:rFonts w:eastAsia="楷体"/>
          <w:sz w:val="24"/>
        </w:rPr>
        <w:t>质量研究现状与展望</w:t>
      </w:r>
      <w:r w:rsidRPr="009D257D">
        <w:rPr>
          <w:rFonts w:eastAsia="楷体"/>
          <w:sz w:val="24"/>
        </w:rPr>
        <w:t xml:space="preserve">[J]. </w:t>
      </w:r>
      <w:r w:rsidRPr="009D257D">
        <w:rPr>
          <w:rFonts w:eastAsia="楷体"/>
          <w:sz w:val="24"/>
        </w:rPr>
        <w:t>情报理论与实践</w:t>
      </w:r>
      <w:r w:rsidRPr="009D257D">
        <w:rPr>
          <w:rFonts w:eastAsia="楷体"/>
          <w:sz w:val="24"/>
        </w:rPr>
        <w:t>,2016,39(03):15-19.</w:t>
      </w:r>
    </w:p>
    <w:p w14:paraId="4E91FFE9" w14:textId="77777777" w:rsidR="00C2780A" w:rsidRPr="009D257D" w:rsidRDefault="00C2780A" w:rsidP="00E57851">
      <w:pPr>
        <w:pStyle w:val="ab"/>
        <w:numPr>
          <w:ilvl w:val="0"/>
          <w:numId w:val="8"/>
        </w:numPr>
        <w:spacing w:line="400" w:lineRule="exact"/>
        <w:jc w:val="both"/>
        <w:rPr>
          <w:rFonts w:eastAsia="楷体"/>
          <w:sz w:val="24"/>
          <w:szCs w:val="24"/>
        </w:rPr>
      </w:pPr>
      <w:r w:rsidRPr="009D257D">
        <w:rPr>
          <w:rFonts w:eastAsia="楷体"/>
          <w:color w:val="333333"/>
          <w:sz w:val="24"/>
          <w:szCs w:val="24"/>
          <w:shd w:val="clear" w:color="auto" w:fill="FFFFFF"/>
        </w:rPr>
        <w:t>郝海涛</w:t>
      </w:r>
      <w:r w:rsidRPr="009D257D">
        <w:rPr>
          <w:rFonts w:eastAsia="楷体"/>
          <w:color w:val="333333"/>
          <w:sz w:val="24"/>
          <w:szCs w:val="24"/>
          <w:shd w:val="clear" w:color="auto" w:fill="FFFFFF"/>
        </w:rPr>
        <w:t>,</w:t>
      </w:r>
      <w:r w:rsidRPr="009D257D">
        <w:rPr>
          <w:rFonts w:eastAsia="楷体"/>
          <w:color w:val="333333"/>
          <w:sz w:val="24"/>
          <w:szCs w:val="24"/>
          <w:shd w:val="clear" w:color="auto" w:fill="FFFFFF"/>
        </w:rPr>
        <w:t>马元元</w:t>
      </w:r>
      <w:r w:rsidRPr="009D257D">
        <w:rPr>
          <w:rFonts w:eastAsia="楷体"/>
          <w:color w:val="333333"/>
          <w:sz w:val="24"/>
          <w:szCs w:val="24"/>
          <w:shd w:val="clear" w:color="auto" w:fill="FFFFFF"/>
        </w:rPr>
        <w:t xml:space="preserve">. </w:t>
      </w:r>
      <w:r w:rsidRPr="009D257D">
        <w:rPr>
          <w:rFonts w:eastAsia="楷体"/>
          <w:color w:val="333333"/>
          <w:sz w:val="24"/>
          <w:szCs w:val="24"/>
          <w:shd w:val="clear" w:color="auto" w:fill="FFFFFF"/>
        </w:rPr>
        <w:t>基于加权关联规则挖掘算法的电子商务商品推荐系统研究</w:t>
      </w:r>
      <w:r w:rsidRPr="009D257D">
        <w:rPr>
          <w:rFonts w:eastAsia="楷体"/>
          <w:color w:val="333333"/>
          <w:sz w:val="24"/>
          <w:szCs w:val="24"/>
          <w:shd w:val="clear" w:color="auto" w:fill="FFFFFF"/>
        </w:rPr>
        <w:t xml:space="preserve">[J]. </w:t>
      </w:r>
      <w:r w:rsidRPr="009D257D">
        <w:rPr>
          <w:rFonts w:eastAsia="楷体"/>
          <w:color w:val="333333"/>
          <w:sz w:val="24"/>
          <w:szCs w:val="24"/>
          <w:shd w:val="clear" w:color="auto" w:fill="FFFFFF"/>
        </w:rPr>
        <w:t>现代电子技术</w:t>
      </w:r>
      <w:r w:rsidRPr="009D257D">
        <w:rPr>
          <w:rFonts w:eastAsia="楷体"/>
          <w:color w:val="333333"/>
          <w:sz w:val="24"/>
          <w:szCs w:val="24"/>
          <w:shd w:val="clear" w:color="auto" w:fill="FFFFFF"/>
        </w:rPr>
        <w:t>,2016,39(15):133-136.</w:t>
      </w:r>
    </w:p>
    <w:p w14:paraId="52137F89" w14:textId="77777777" w:rsidR="00C2780A" w:rsidRPr="009D257D" w:rsidRDefault="00C2780A" w:rsidP="00E57851">
      <w:pPr>
        <w:pStyle w:val="ab"/>
        <w:numPr>
          <w:ilvl w:val="0"/>
          <w:numId w:val="8"/>
        </w:numPr>
        <w:spacing w:line="400" w:lineRule="exact"/>
        <w:jc w:val="both"/>
        <w:rPr>
          <w:rFonts w:eastAsia="楷体"/>
          <w:sz w:val="24"/>
          <w:szCs w:val="24"/>
        </w:rPr>
      </w:pPr>
      <w:r w:rsidRPr="009D257D">
        <w:rPr>
          <w:rFonts w:eastAsia="楷体"/>
          <w:color w:val="333333"/>
          <w:sz w:val="24"/>
          <w:szCs w:val="24"/>
          <w:shd w:val="clear" w:color="auto" w:fill="FFFFFF"/>
        </w:rPr>
        <w:t>禹蒲阳</w:t>
      </w:r>
      <w:r w:rsidRPr="009D257D">
        <w:rPr>
          <w:rFonts w:eastAsia="楷体"/>
          <w:color w:val="333333"/>
          <w:sz w:val="24"/>
          <w:szCs w:val="24"/>
          <w:shd w:val="clear" w:color="auto" w:fill="FFFFFF"/>
        </w:rPr>
        <w:t>. CBA</w:t>
      </w:r>
      <w:r w:rsidRPr="009D257D">
        <w:rPr>
          <w:rFonts w:eastAsia="楷体"/>
          <w:color w:val="333333"/>
          <w:sz w:val="24"/>
          <w:szCs w:val="24"/>
          <w:shd w:val="clear" w:color="auto" w:fill="FFFFFF"/>
        </w:rPr>
        <w:t>分类算法的一种改进</w:t>
      </w:r>
      <w:r w:rsidRPr="009D257D">
        <w:rPr>
          <w:rFonts w:eastAsia="楷体"/>
          <w:color w:val="333333"/>
          <w:sz w:val="24"/>
          <w:szCs w:val="24"/>
          <w:shd w:val="clear" w:color="auto" w:fill="FFFFFF"/>
        </w:rPr>
        <w:t xml:space="preserve">[J]. </w:t>
      </w:r>
      <w:r w:rsidRPr="009D257D">
        <w:rPr>
          <w:rFonts w:eastAsia="楷体"/>
          <w:color w:val="333333"/>
          <w:sz w:val="24"/>
          <w:szCs w:val="24"/>
          <w:shd w:val="clear" w:color="auto" w:fill="FFFFFF"/>
        </w:rPr>
        <w:t>计算机应用与软件</w:t>
      </w:r>
      <w:r w:rsidRPr="009D257D">
        <w:rPr>
          <w:rFonts w:eastAsia="楷体"/>
          <w:color w:val="333333"/>
          <w:sz w:val="24"/>
          <w:szCs w:val="24"/>
          <w:shd w:val="clear" w:color="auto" w:fill="FFFFFF"/>
        </w:rPr>
        <w:t>,2010,27(08):241-243+254.</w:t>
      </w:r>
    </w:p>
    <w:p w14:paraId="51108834" w14:textId="77777777" w:rsidR="00C2780A" w:rsidRPr="009D257D" w:rsidRDefault="00C2780A" w:rsidP="00E57851">
      <w:pPr>
        <w:pStyle w:val="ab"/>
        <w:numPr>
          <w:ilvl w:val="0"/>
          <w:numId w:val="8"/>
        </w:numPr>
        <w:spacing w:line="400" w:lineRule="exact"/>
        <w:jc w:val="both"/>
        <w:rPr>
          <w:rFonts w:eastAsia="楷体"/>
          <w:sz w:val="24"/>
          <w:szCs w:val="24"/>
        </w:rPr>
      </w:pPr>
      <w:r w:rsidRPr="009D257D">
        <w:rPr>
          <w:rFonts w:eastAsia="楷体"/>
          <w:sz w:val="24"/>
          <w:szCs w:val="24"/>
        </w:rPr>
        <w:t>S. S. Bucak, R. Jin and A. K. Jain, "Multi-label learning with incomplete class assignments," CVPR 2011, Providence, RI, 2011, pp. 2801-2808.</w:t>
      </w:r>
    </w:p>
    <w:p w14:paraId="02462024" w14:textId="77777777" w:rsidR="00C2780A" w:rsidRPr="009D257D" w:rsidRDefault="00C2780A" w:rsidP="00E57851">
      <w:pPr>
        <w:pStyle w:val="ab"/>
        <w:numPr>
          <w:ilvl w:val="0"/>
          <w:numId w:val="8"/>
        </w:numPr>
        <w:spacing w:line="400" w:lineRule="exact"/>
        <w:jc w:val="both"/>
        <w:rPr>
          <w:rFonts w:eastAsia="楷体"/>
          <w:sz w:val="24"/>
          <w:szCs w:val="24"/>
        </w:rPr>
      </w:pPr>
      <w:r w:rsidRPr="009D257D">
        <w:rPr>
          <w:rFonts w:eastAsia="楷体"/>
          <w:sz w:val="24"/>
          <w:szCs w:val="24"/>
          <w:shd w:val="clear" w:color="auto" w:fill="FFFFFF"/>
        </w:rPr>
        <w:t>陈自洁</w:t>
      </w:r>
      <w:r w:rsidRPr="009D257D">
        <w:rPr>
          <w:rFonts w:eastAsia="楷体"/>
          <w:sz w:val="24"/>
          <w:szCs w:val="24"/>
          <w:shd w:val="clear" w:color="auto" w:fill="FFFFFF"/>
        </w:rPr>
        <w:t xml:space="preserve">. </w:t>
      </w:r>
      <w:r w:rsidRPr="009D257D">
        <w:rPr>
          <w:rFonts w:eastAsia="楷体"/>
          <w:sz w:val="24"/>
          <w:szCs w:val="24"/>
          <w:shd w:val="clear" w:color="auto" w:fill="FFFFFF"/>
        </w:rPr>
        <w:t>多标签分类问题的图结构描述及若干学习算法的研究</w:t>
      </w:r>
      <w:r w:rsidRPr="009D257D">
        <w:rPr>
          <w:rFonts w:eastAsia="楷体"/>
          <w:sz w:val="24"/>
          <w:szCs w:val="24"/>
          <w:shd w:val="clear" w:color="auto" w:fill="FFFFFF"/>
        </w:rPr>
        <w:t>[D].</w:t>
      </w:r>
      <w:r w:rsidRPr="009D257D">
        <w:rPr>
          <w:rFonts w:eastAsia="楷体"/>
          <w:sz w:val="24"/>
          <w:szCs w:val="24"/>
          <w:shd w:val="clear" w:color="auto" w:fill="FFFFFF"/>
        </w:rPr>
        <w:t>华南理工大学</w:t>
      </w:r>
      <w:r w:rsidRPr="009D257D">
        <w:rPr>
          <w:rFonts w:eastAsia="楷体"/>
          <w:sz w:val="24"/>
          <w:szCs w:val="24"/>
          <w:shd w:val="clear" w:color="auto" w:fill="FFFFFF"/>
        </w:rPr>
        <w:t>,2015</w:t>
      </w:r>
    </w:p>
    <w:p w14:paraId="574BB21C" w14:textId="77777777" w:rsidR="00C2780A" w:rsidRPr="009D257D" w:rsidRDefault="00C2780A" w:rsidP="00E57851">
      <w:pPr>
        <w:pStyle w:val="ab"/>
        <w:numPr>
          <w:ilvl w:val="0"/>
          <w:numId w:val="8"/>
        </w:numPr>
        <w:spacing w:line="400" w:lineRule="exact"/>
        <w:jc w:val="both"/>
        <w:rPr>
          <w:rFonts w:eastAsia="楷体"/>
          <w:sz w:val="24"/>
          <w:szCs w:val="24"/>
        </w:rPr>
      </w:pPr>
      <w:r w:rsidRPr="009D257D">
        <w:rPr>
          <w:rFonts w:eastAsia="楷体"/>
          <w:sz w:val="24"/>
          <w:szCs w:val="24"/>
        </w:rPr>
        <w:t>P</w:t>
      </w:r>
      <w:r w:rsidRPr="009D257D">
        <w:rPr>
          <w:rFonts w:eastAsia="楷体"/>
          <w:color w:val="000000"/>
          <w:sz w:val="24"/>
          <w:szCs w:val="24"/>
          <w:shd w:val="clear" w:color="auto" w:fill="FFFFFF"/>
        </w:rPr>
        <w:t>Luaces O, Díez J, Barranquero J, et al. Binary relevance efficacy for multilabel classification[J]. Progress in Artificial Intelligence, 2012, 1(4):303-313.</w:t>
      </w:r>
    </w:p>
    <w:p w14:paraId="0DFCBC63" w14:textId="77777777" w:rsidR="00C2780A" w:rsidRPr="009D257D" w:rsidRDefault="00C2780A" w:rsidP="00E57851">
      <w:pPr>
        <w:pStyle w:val="ab"/>
        <w:numPr>
          <w:ilvl w:val="0"/>
          <w:numId w:val="8"/>
        </w:numPr>
        <w:spacing w:line="400" w:lineRule="exact"/>
        <w:jc w:val="both"/>
        <w:rPr>
          <w:rFonts w:eastAsia="楷体"/>
          <w:sz w:val="24"/>
          <w:szCs w:val="24"/>
        </w:rPr>
      </w:pPr>
      <w:r w:rsidRPr="009D257D">
        <w:rPr>
          <w:rFonts w:eastAsia="楷体"/>
          <w:sz w:val="24"/>
          <w:szCs w:val="24"/>
        </w:rPr>
        <w:t>Multilabel classification via calibrated label ranking</w:t>
      </w:r>
    </w:p>
    <w:p w14:paraId="33D3CEC6" w14:textId="77777777" w:rsidR="00C2780A" w:rsidRPr="009D257D" w:rsidRDefault="00C2780A" w:rsidP="00E57851">
      <w:pPr>
        <w:pStyle w:val="ab"/>
        <w:numPr>
          <w:ilvl w:val="0"/>
          <w:numId w:val="8"/>
        </w:numPr>
        <w:spacing w:line="400" w:lineRule="exact"/>
        <w:jc w:val="both"/>
        <w:rPr>
          <w:rFonts w:eastAsia="楷体"/>
          <w:sz w:val="24"/>
          <w:szCs w:val="24"/>
        </w:rPr>
      </w:pPr>
      <w:r w:rsidRPr="009D257D">
        <w:rPr>
          <w:rFonts w:eastAsia="楷体"/>
          <w:color w:val="222222"/>
          <w:sz w:val="24"/>
          <w:szCs w:val="24"/>
          <w:shd w:val="clear" w:color="auto" w:fill="FFFFFF"/>
        </w:rPr>
        <w:t>Schapire RE, Singer Y. Boostexter: A boosting-based system for text categorization.</w:t>
      </w:r>
      <w:hyperlink r:id="rId7" w:tgtFrame="_blank" w:tooltip="点击浏览原文" w:history="1">
        <w:r w:rsidRPr="00014D85">
          <w:rPr>
            <w:rStyle w:val="a4"/>
            <w:rFonts w:eastAsia="楷体"/>
            <w:color w:val="auto"/>
            <w:sz w:val="24"/>
            <w:szCs w:val="24"/>
            <w:u w:val="none"/>
            <w:shd w:val="clear" w:color="auto" w:fill="FFFFFF"/>
          </w:rPr>
          <w:t> Machine Learning, 2000,39(2):135-168 </w:t>
        </w:r>
      </w:hyperlink>
      <w:r w:rsidRPr="00014D85">
        <w:rPr>
          <w:rFonts w:eastAsia="楷体"/>
          <w:sz w:val="24"/>
          <w:szCs w:val="24"/>
          <w:shd w:val="clear" w:color="auto" w:fill="FFFFFF"/>
        </w:rPr>
        <w:t>.</w:t>
      </w:r>
    </w:p>
    <w:p w14:paraId="5FB04D3B" w14:textId="77777777" w:rsidR="00C2780A" w:rsidRPr="009D257D" w:rsidRDefault="00C2780A" w:rsidP="00E57851">
      <w:pPr>
        <w:pStyle w:val="ab"/>
        <w:numPr>
          <w:ilvl w:val="0"/>
          <w:numId w:val="8"/>
        </w:numPr>
        <w:spacing w:line="400" w:lineRule="exact"/>
        <w:jc w:val="both"/>
        <w:rPr>
          <w:rFonts w:eastAsia="楷体"/>
          <w:sz w:val="24"/>
          <w:szCs w:val="24"/>
        </w:rPr>
      </w:pPr>
      <w:r w:rsidRPr="009D257D">
        <w:rPr>
          <w:rFonts w:eastAsia="楷体"/>
          <w:color w:val="222222"/>
          <w:sz w:val="24"/>
          <w:szCs w:val="24"/>
          <w:shd w:val="clear" w:color="auto" w:fill="FFFFFF"/>
        </w:rPr>
        <w:t>Zhang ML, Zhou ZH. ML-KNN: A lazy learning approach to multi-label learning.</w:t>
      </w:r>
      <w:hyperlink r:id="rId8" w:tgtFrame="_blank" w:tooltip="点击浏览原文" w:history="1">
        <w:r w:rsidRPr="00014D85">
          <w:rPr>
            <w:rStyle w:val="a4"/>
            <w:rFonts w:eastAsia="楷体"/>
            <w:color w:val="auto"/>
            <w:sz w:val="24"/>
            <w:szCs w:val="24"/>
            <w:u w:val="none"/>
            <w:shd w:val="clear" w:color="auto" w:fill="FFFFFF"/>
          </w:rPr>
          <w:t> Pattern Recognition, 2007,40(7):2038-2048 </w:t>
        </w:r>
      </w:hyperlink>
    </w:p>
    <w:p w14:paraId="098FBF55" w14:textId="77777777" w:rsidR="00C2780A" w:rsidRPr="009D257D" w:rsidRDefault="00C2780A" w:rsidP="00E57851">
      <w:pPr>
        <w:pStyle w:val="ab"/>
        <w:numPr>
          <w:ilvl w:val="0"/>
          <w:numId w:val="8"/>
        </w:numPr>
        <w:spacing w:line="400" w:lineRule="exact"/>
        <w:jc w:val="both"/>
        <w:rPr>
          <w:rFonts w:eastAsia="楷体"/>
          <w:sz w:val="24"/>
          <w:szCs w:val="24"/>
        </w:rPr>
      </w:pPr>
      <w:r w:rsidRPr="009D257D">
        <w:rPr>
          <w:rFonts w:eastAsia="楷体"/>
          <w:color w:val="000000"/>
          <w:sz w:val="24"/>
          <w:szCs w:val="24"/>
          <w:shd w:val="clear" w:color="auto" w:fill="FFFFFF"/>
        </w:rPr>
        <w:t>Zhang M L, Zhou Z H. A Review on Multi-Label Learning Algorithms[J]. IEEE Transactions on Knowledge &amp; Data Engineering, 2014, 26(8):1819-1837.</w:t>
      </w:r>
    </w:p>
    <w:p w14:paraId="6AABCCC2" w14:textId="77777777" w:rsidR="00C2780A" w:rsidRPr="009D257D" w:rsidRDefault="00C2780A" w:rsidP="00E57851">
      <w:pPr>
        <w:pStyle w:val="ab"/>
        <w:numPr>
          <w:ilvl w:val="0"/>
          <w:numId w:val="8"/>
        </w:numPr>
        <w:spacing w:line="400" w:lineRule="exact"/>
        <w:jc w:val="both"/>
        <w:rPr>
          <w:rFonts w:eastAsia="楷体"/>
          <w:sz w:val="24"/>
          <w:szCs w:val="24"/>
        </w:rPr>
      </w:pPr>
      <w:bookmarkStart w:id="9" w:name="OLE_LINK18"/>
      <w:bookmarkStart w:id="10" w:name="OLE_LINK19"/>
      <w:r w:rsidRPr="009D257D">
        <w:rPr>
          <w:rFonts w:eastAsia="楷体"/>
          <w:color w:val="000000"/>
          <w:sz w:val="24"/>
          <w:szCs w:val="24"/>
          <w:shd w:val="clear" w:color="auto" w:fill="FFFFFF"/>
        </w:rPr>
        <w:t>朱郁筱</w:t>
      </w:r>
      <w:r w:rsidRPr="009D257D">
        <w:rPr>
          <w:rFonts w:eastAsia="楷体"/>
          <w:color w:val="000000"/>
          <w:sz w:val="24"/>
          <w:szCs w:val="24"/>
          <w:shd w:val="clear" w:color="auto" w:fill="FFFFFF"/>
        </w:rPr>
        <w:t xml:space="preserve">, </w:t>
      </w:r>
      <w:r w:rsidRPr="009D257D">
        <w:rPr>
          <w:rFonts w:eastAsia="楷体"/>
          <w:color w:val="000000"/>
          <w:sz w:val="24"/>
          <w:szCs w:val="24"/>
          <w:shd w:val="clear" w:color="auto" w:fill="FFFFFF"/>
        </w:rPr>
        <w:t>吕琳媛</w:t>
      </w:r>
      <w:r w:rsidRPr="009D257D">
        <w:rPr>
          <w:rFonts w:eastAsia="楷体"/>
          <w:color w:val="000000"/>
          <w:sz w:val="24"/>
          <w:szCs w:val="24"/>
          <w:shd w:val="clear" w:color="auto" w:fill="FFFFFF"/>
        </w:rPr>
        <w:t xml:space="preserve">. </w:t>
      </w:r>
      <w:r w:rsidRPr="009D257D">
        <w:rPr>
          <w:rFonts w:eastAsia="楷体"/>
          <w:color w:val="000000"/>
          <w:sz w:val="24"/>
          <w:szCs w:val="24"/>
          <w:shd w:val="clear" w:color="auto" w:fill="FFFFFF"/>
        </w:rPr>
        <w:t>推荐系统评价指标综述</w:t>
      </w:r>
      <w:r w:rsidRPr="009D257D">
        <w:rPr>
          <w:rFonts w:eastAsia="楷体"/>
          <w:color w:val="000000"/>
          <w:sz w:val="24"/>
          <w:szCs w:val="24"/>
          <w:shd w:val="clear" w:color="auto" w:fill="FFFFFF"/>
        </w:rPr>
        <w:t xml:space="preserve">[J]. </w:t>
      </w:r>
      <w:r w:rsidRPr="009D257D">
        <w:rPr>
          <w:rFonts w:eastAsia="楷体"/>
          <w:color w:val="000000"/>
          <w:sz w:val="24"/>
          <w:szCs w:val="24"/>
          <w:shd w:val="clear" w:color="auto" w:fill="FFFFFF"/>
        </w:rPr>
        <w:t>电子科技大学学报</w:t>
      </w:r>
      <w:r w:rsidRPr="009D257D">
        <w:rPr>
          <w:rFonts w:eastAsia="楷体"/>
          <w:color w:val="000000"/>
          <w:sz w:val="24"/>
          <w:szCs w:val="24"/>
          <w:shd w:val="clear" w:color="auto" w:fill="FFFFFF"/>
        </w:rPr>
        <w:t>, 2012, 41(2):163-175.</w:t>
      </w:r>
    </w:p>
    <w:p w14:paraId="5BDB271C" w14:textId="77777777" w:rsidR="00C2780A" w:rsidRPr="009D257D" w:rsidRDefault="00C2780A" w:rsidP="00E57851">
      <w:pPr>
        <w:pStyle w:val="ab"/>
        <w:numPr>
          <w:ilvl w:val="0"/>
          <w:numId w:val="8"/>
        </w:numPr>
        <w:spacing w:line="400" w:lineRule="exact"/>
        <w:jc w:val="both"/>
        <w:rPr>
          <w:rFonts w:eastAsia="楷体"/>
          <w:sz w:val="24"/>
          <w:szCs w:val="24"/>
        </w:rPr>
      </w:pPr>
      <w:r w:rsidRPr="009D257D">
        <w:rPr>
          <w:rFonts w:eastAsia="楷体"/>
          <w:color w:val="333333"/>
          <w:sz w:val="24"/>
          <w:szCs w:val="24"/>
          <w:shd w:val="clear" w:color="auto" w:fill="FFFFFF"/>
        </w:rPr>
        <w:lastRenderedPageBreak/>
        <w:t>路永和</w:t>
      </w:r>
      <w:r w:rsidRPr="009D257D">
        <w:rPr>
          <w:rFonts w:eastAsia="楷体"/>
          <w:color w:val="333333"/>
          <w:sz w:val="24"/>
          <w:szCs w:val="24"/>
          <w:shd w:val="clear" w:color="auto" w:fill="FFFFFF"/>
        </w:rPr>
        <w:t>,</w:t>
      </w:r>
      <w:r w:rsidRPr="009D257D">
        <w:rPr>
          <w:rFonts w:eastAsia="楷体"/>
          <w:color w:val="333333"/>
          <w:sz w:val="24"/>
          <w:szCs w:val="24"/>
          <w:shd w:val="clear" w:color="auto" w:fill="FFFFFF"/>
        </w:rPr>
        <w:t>李焰锋</w:t>
      </w:r>
      <w:r w:rsidRPr="009D257D">
        <w:rPr>
          <w:rFonts w:eastAsia="楷体"/>
          <w:color w:val="333333"/>
          <w:sz w:val="24"/>
          <w:szCs w:val="24"/>
          <w:shd w:val="clear" w:color="auto" w:fill="FFFFFF"/>
        </w:rPr>
        <w:t xml:space="preserve">. </w:t>
      </w:r>
      <w:r w:rsidRPr="009D257D">
        <w:rPr>
          <w:rFonts w:eastAsia="楷体"/>
          <w:color w:val="333333"/>
          <w:sz w:val="24"/>
          <w:szCs w:val="24"/>
          <w:shd w:val="clear" w:color="auto" w:fill="FFFFFF"/>
        </w:rPr>
        <w:t>改进</w:t>
      </w:r>
      <w:r w:rsidRPr="009D257D">
        <w:rPr>
          <w:rFonts w:eastAsia="楷体"/>
          <w:color w:val="333333"/>
          <w:sz w:val="24"/>
          <w:szCs w:val="24"/>
          <w:shd w:val="clear" w:color="auto" w:fill="FFFFFF"/>
        </w:rPr>
        <w:t>TF-IDF</w:t>
      </w:r>
      <w:r w:rsidRPr="009D257D">
        <w:rPr>
          <w:rFonts w:eastAsia="楷体"/>
          <w:color w:val="333333"/>
          <w:sz w:val="24"/>
          <w:szCs w:val="24"/>
          <w:shd w:val="clear" w:color="auto" w:fill="FFFFFF"/>
        </w:rPr>
        <w:t>算法的文本特征项权值计算方法</w:t>
      </w:r>
      <w:r w:rsidRPr="009D257D">
        <w:rPr>
          <w:rFonts w:eastAsia="楷体"/>
          <w:color w:val="333333"/>
          <w:sz w:val="24"/>
          <w:szCs w:val="24"/>
          <w:shd w:val="clear" w:color="auto" w:fill="FFFFFF"/>
        </w:rPr>
        <w:t xml:space="preserve">[J]. </w:t>
      </w:r>
      <w:r w:rsidRPr="009D257D">
        <w:rPr>
          <w:rFonts w:eastAsia="楷体"/>
          <w:color w:val="333333"/>
          <w:sz w:val="24"/>
          <w:szCs w:val="24"/>
          <w:shd w:val="clear" w:color="auto" w:fill="FFFFFF"/>
        </w:rPr>
        <w:t>图书情报工作</w:t>
      </w:r>
      <w:r w:rsidRPr="009D257D">
        <w:rPr>
          <w:rFonts w:eastAsia="楷体"/>
          <w:color w:val="333333"/>
          <w:sz w:val="24"/>
          <w:szCs w:val="24"/>
          <w:shd w:val="clear" w:color="auto" w:fill="FFFFFF"/>
        </w:rPr>
        <w:t>,2013,57(03):90-95.</w:t>
      </w:r>
    </w:p>
    <w:p w14:paraId="017847F3" w14:textId="77777777" w:rsidR="00C2780A" w:rsidRPr="009D257D" w:rsidRDefault="00C2780A" w:rsidP="00E57851">
      <w:pPr>
        <w:pStyle w:val="ab"/>
        <w:numPr>
          <w:ilvl w:val="0"/>
          <w:numId w:val="8"/>
        </w:numPr>
        <w:spacing w:line="400" w:lineRule="exact"/>
        <w:jc w:val="both"/>
        <w:rPr>
          <w:rFonts w:eastAsia="楷体"/>
          <w:sz w:val="24"/>
          <w:szCs w:val="24"/>
        </w:rPr>
      </w:pPr>
      <w:r w:rsidRPr="009D257D">
        <w:rPr>
          <w:rFonts w:eastAsia="楷体"/>
          <w:sz w:val="24"/>
          <w:szCs w:val="24"/>
        </w:rPr>
        <w:t>Mikolov T</w:t>
      </w:r>
      <w:r w:rsidRPr="009D257D">
        <w:rPr>
          <w:rFonts w:eastAsia="楷体"/>
          <w:sz w:val="24"/>
          <w:szCs w:val="24"/>
        </w:rPr>
        <w:t>，</w:t>
      </w:r>
      <w:r w:rsidRPr="009D257D">
        <w:rPr>
          <w:rFonts w:eastAsia="楷体"/>
          <w:sz w:val="24"/>
          <w:szCs w:val="24"/>
        </w:rPr>
        <w:t>Sutskever I</w:t>
      </w:r>
      <w:r w:rsidRPr="009D257D">
        <w:rPr>
          <w:rFonts w:eastAsia="楷体"/>
          <w:sz w:val="24"/>
          <w:szCs w:val="24"/>
        </w:rPr>
        <w:t>，</w:t>
      </w:r>
      <w:r w:rsidRPr="009D257D">
        <w:rPr>
          <w:rFonts w:eastAsia="楷体"/>
          <w:sz w:val="24"/>
          <w:szCs w:val="24"/>
        </w:rPr>
        <w:t>Chen Kai</w:t>
      </w:r>
      <w:r w:rsidRPr="009D257D">
        <w:rPr>
          <w:rFonts w:eastAsia="楷体"/>
          <w:sz w:val="24"/>
          <w:szCs w:val="24"/>
        </w:rPr>
        <w:t>，</w:t>
      </w:r>
      <w:r w:rsidRPr="009D257D">
        <w:rPr>
          <w:rFonts w:eastAsia="楷体"/>
          <w:sz w:val="24"/>
          <w:szCs w:val="24"/>
        </w:rPr>
        <w:t>et al</w:t>
      </w:r>
      <w:r w:rsidRPr="009D257D">
        <w:rPr>
          <w:rFonts w:eastAsia="楷体"/>
          <w:sz w:val="24"/>
          <w:szCs w:val="24"/>
        </w:rPr>
        <w:t>．</w:t>
      </w:r>
      <w:r w:rsidRPr="009D257D">
        <w:rPr>
          <w:rFonts w:eastAsia="楷体"/>
          <w:sz w:val="24"/>
          <w:szCs w:val="24"/>
        </w:rPr>
        <w:t xml:space="preserve"> Distributed representations of words and phrases and their compositionality</w:t>
      </w:r>
      <w:r w:rsidRPr="009D257D">
        <w:rPr>
          <w:rFonts w:eastAsia="楷体"/>
          <w:sz w:val="24"/>
          <w:szCs w:val="24"/>
        </w:rPr>
        <w:t>［</w:t>
      </w:r>
      <w:r w:rsidRPr="009D257D">
        <w:rPr>
          <w:rFonts w:eastAsia="楷体"/>
          <w:sz w:val="24"/>
          <w:szCs w:val="24"/>
        </w:rPr>
        <w:t>EB /OL</w:t>
      </w:r>
      <w:r w:rsidRPr="009D257D">
        <w:rPr>
          <w:rFonts w:eastAsia="楷体"/>
          <w:sz w:val="24"/>
          <w:szCs w:val="24"/>
        </w:rPr>
        <w:t>］．</w:t>
      </w:r>
      <w:r w:rsidRPr="009D257D">
        <w:rPr>
          <w:rFonts w:eastAsia="楷体"/>
          <w:sz w:val="24"/>
          <w:szCs w:val="24"/>
        </w:rPr>
        <w:t xml:space="preserve"> ( 2013-10- 16) </w:t>
      </w:r>
      <w:r w:rsidRPr="009D257D">
        <w:rPr>
          <w:rFonts w:eastAsia="楷体"/>
          <w:sz w:val="24"/>
          <w:szCs w:val="24"/>
        </w:rPr>
        <w:t>．</w:t>
      </w:r>
      <w:r w:rsidRPr="009D257D">
        <w:rPr>
          <w:rFonts w:eastAsia="楷体"/>
          <w:sz w:val="24"/>
          <w:szCs w:val="24"/>
        </w:rPr>
        <w:t xml:space="preserve"> http: / /arxiv</w:t>
      </w:r>
      <w:r w:rsidRPr="009D257D">
        <w:rPr>
          <w:rFonts w:eastAsia="楷体"/>
          <w:sz w:val="24"/>
          <w:szCs w:val="24"/>
        </w:rPr>
        <w:t>．</w:t>
      </w:r>
      <w:r w:rsidRPr="009D257D">
        <w:rPr>
          <w:rFonts w:eastAsia="楷体"/>
          <w:sz w:val="24"/>
          <w:szCs w:val="24"/>
        </w:rPr>
        <w:t xml:space="preserve"> org /pdf /1310</w:t>
      </w:r>
      <w:r w:rsidRPr="009D257D">
        <w:rPr>
          <w:rFonts w:eastAsia="楷体"/>
          <w:sz w:val="24"/>
          <w:szCs w:val="24"/>
        </w:rPr>
        <w:t>．</w:t>
      </w:r>
    </w:p>
    <w:p w14:paraId="7E6CE288" w14:textId="77777777" w:rsidR="00C2780A" w:rsidRPr="009D257D" w:rsidRDefault="00C2780A" w:rsidP="00E57851">
      <w:pPr>
        <w:pStyle w:val="ab"/>
        <w:numPr>
          <w:ilvl w:val="0"/>
          <w:numId w:val="8"/>
        </w:numPr>
        <w:spacing w:line="400" w:lineRule="exact"/>
        <w:jc w:val="both"/>
        <w:rPr>
          <w:rFonts w:eastAsia="楷体"/>
          <w:sz w:val="24"/>
          <w:szCs w:val="24"/>
        </w:rPr>
      </w:pPr>
      <w:r w:rsidRPr="009D257D">
        <w:rPr>
          <w:rFonts w:eastAsia="楷体"/>
          <w:sz w:val="24"/>
        </w:rPr>
        <w:t>Bengio, Y., Ducharme, R., Vincent, P., &amp; Janvin, C. (2003). A neural probabilistic language model. The Journal of Machine Learning Research, 3, 1137–1155.</w:t>
      </w:r>
    </w:p>
    <w:bookmarkEnd w:id="9"/>
    <w:bookmarkEnd w:id="10"/>
    <w:p w14:paraId="323B7086" w14:textId="77777777" w:rsidR="00C2780A" w:rsidRPr="009D257D" w:rsidRDefault="00C2780A" w:rsidP="00E57851">
      <w:pPr>
        <w:pStyle w:val="ab"/>
        <w:numPr>
          <w:ilvl w:val="0"/>
          <w:numId w:val="8"/>
        </w:numPr>
        <w:spacing w:line="400" w:lineRule="exact"/>
        <w:jc w:val="both"/>
        <w:rPr>
          <w:rFonts w:eastAsia="楷体"/>
          <w:color w:val="333333"/>
          <w:sz w:val="24"/>
          <w:szCs w:val="24"/>
          <w:shd w:val="clear" w:color="auto" w:fill="FFFFFF"/>
        </w:rPr>
      </w:pPr>
      <w:r w:rsidRPr="009D257D">
        <w:rPr>
          <w:rFonts w:eastAsia="楷体"/>
          <w:color w:val="333333"/>
          <w:sz w:val="24"/>
          <w:szCs w:val="24"/>
          <w:shd w:val="clear" w:color="auto" w:fill="FFFFFF"/>
        </w:rPr>
        <w:t>靳延安</w:t>
      </w:r>
      <w:r w:rsidRPr="009D257D">
        <w:rPr>
          <w:rFonts w:eastAsia="楷体"/>
          <w:color w:val="333333"/>
          <w:sz w:val="24"/>
          <w:szCs w:val="24"/>
          <w:shd w:val="clear" w:color="auto" w:fill="FFFFFF"/>
        </w:rPr>
        <w:t>,</w:t>
      </w:r>
      <w:r w:rsidRPr="009D257D">
        <w:rPr>
          <w:rFonts w:eastAsia="楷体"/>
          <w:color w:val="333333"/>
          <w:sz w:val="24"/>
          <w:szCs w:val="24"/>
          <w:shd w:val="clear" w:color="auto" w:fill="FFFFFF"/>
        </w:rPr>
        <w:t>李玉华</w:t>
      </w:r>
      <w:r w:rsidRPr="009D257D">
        <w:rPr>
          <w:rFonts w:eastAsia="楷体"/>
          <w:color w:val="333333"/>
          <w:sz w:val="24"/>
          <w:szCs w:val="24"/>
          <w:shd w:val="clear" w:color="auto" w:fill="FFFFFF"/>
        </w:rPr>
        <w:t>,</w:t>
      </w:r>
      <w:r w:rsidRPr="009D257D">
        <w:rPr>
          <w:rFonts w:eastAsia="楷体"/>
          <w:color w:val="333333"/>
          <w:sz w:val="24"/>
          <w:szCs w:val="24"/>
          <w:shd w:val="clear" w:color="auto" w:fill="FFFFFF"/>
        </w:rPr>
        <w:t>刘行军</w:t>
      </w:r>
      <w:r w:rsidRPr="009D257D">
        <w:rPr>
          <w:rFonts w:eastAsia="楷体"/>
          <w:color w:val="333333"/>
          <w:sz w:val="24"/>
          <w:szCs w:val="24"/>
          <w:shd w:val="clear" w:color="auto" w:fill="FFFFFF"/>
        </w:rPr>
        <w:t xml:space="preserve">. </w:t>
      </w:r>
      <w:r w:rsidRPr="009D257D">
        <w:rPr>
          <w:rFonts w:eastAsia="楷体"/>
          <w:color w:val="333333"/>
          <w:sz w:val="24"/>
          <w:szCs w:val="24"/>
          <w:shd w:val="clear" w:color="auto" w:fill="FFFFFF"/>
        </w:rPr>
        <w:t>不同粒度标签推荐算法的比较研究</w:t>
      </w:r>
      <w:r w:rsidRPr="009D257D">
        <w:rPr>
          <w:rFonts w:eastAsia="楷体"/>
          <w:color w:val="333333"/>
          <w:sz w:val="24"/>
          <w:szCs w:val="24"/>
          <w:shd w:val="clear" w:color="auto" w:fill="FFFFFF"/>
        </w:rPr>
        <w:t xml:space="preserve">[J]. </w:t>
      </w:r>
      <w:r w:rsidRPr="009D257D">
        <w:rPr>
          <w:rFonts w:eastAsia="楷体"/>
          <w:color w:val="333333"/>
          <w:sz w:val="24"/>
          <w:szCs w:val="24"/>
          <w:shd w:val="clear" w:color="auto" w:fill="FFFFFF"/>
        </w:rPr>
        <w:t>计算机应用研究</w:t>
      </w:r>
      <w:r w:rsidRPr="009D257D">
        <w:rPr>
          <w:rFonts w:eastAsia="楷体"/>
          <w:color w:val="333333"/>
          <w:sz w:val="24"/>
          <w:szCs w:val="24"/>
          <w:shd w:val="clear" w:color="auto" w:fill="FFFFFF"/>
        </w:rPr>
        <w:t>,2012,29(02):504-509.</w:t>
      </w:r>
    </w:p>
    <w:p w14:paraId="2D588019" w14:textId="77777777" w:rsidR="00C2780A" w:rsidRPr="009D257D" w:rsidRDefault="00C2780A" w:rsidP="00E57851">
      <w:pPr>
        <w:pStyle w:val="ab"/>
        <w:numPr>
          <w:ilvl w:val="0"/>
          <w:numId w:val="8"/>
        </w:numPr>
        <w:spacing w:line="400" w:lineRule="exact"/>
        <w:jc w:val="both"/>
        <w:rPr>
          <w:rFonts w:eastAsia="楷体"/>
          <w:color w:val="333333"/>
          <w:sz w:val="24"/>
          <w:szCs w:val="24"/>
          <w:shd w:val="clear" w:color="auto" w:fill="FFFFFF"/>
        </w:rPr>
      </w:pPr>
      <w:r w:rsidRPr="009D257D">
        <w:rPr>
          <w:rFonts w:eastAsia="楷体" w:hint="eastAsia"/>
          <w:color w:val="333333"/>
          <w:sz w:val="24"/>
          <w:szCs w:val="24"/>
          <w:shd w:val="clear" w:color="auto" w:fill="FFFFFF"/>
        </w:rPr>
        <w:t>张朝恒</w:t>
      </w:r>
      <w:r w:rsidRPr="009D257D">
        <w:rPr>
          <w:rFonts w:eastAsia="楷体" w:hint="eastAsia"/>
          <w:color w:val="333333"/>
          <w:sz w:val="24"/>
          <w:szCs w:val="24"/>
          <w:shd w:val="clear" w:color="auto" w:fill="FFFFFF"/>
        </w:rPr>
        <w:t>,</w:t>
      </w:r>
      <w:r w:rsidRPr="009D257D">
        <w:rPr>
          <w:rFonts w:eastAsia="楷体" w:hint="eastAsia"/>
          <w:color w:val="333333"/>
          <w:sz w:val="24"/>
          <w:szCs w:val="24"/>
          <w:shd w:val="clear" w:color="auto" w:fill="FFFFFF"/>
        </w:rPr>
        <w:t>何小卫</w:t>
      </w:r>
      <w:r w:rsidRPr="009D257D">
        <w:rPr>
          <w:rFonts w:eastAsia="楷体" w:hint="eastAsia"/>
          <w:color w:val="333333"/>
          <w:sz w:val="24"/>
          <w:szCs w:val="24"/>
          <w:shd w:val="clear" w:color="auto" w:fill="FFFFFF"/>
        </w:rPr>
        <w:t>,</w:t>
      </w:r>
      <w:r w:rsidRPr="009D257D">
        <w:rPr>
          <w:rFonts w:eastAsia="楷体" w:hint="eastAsia"/>
          <w:color w:val="333333"/>
          <w:sz w:val="24"/>
          <w:szCs w:val="24"/>
          <w:shd w:val="clear" w:color="auto" w:fill="FFFFFF"/>
        </w:rPr>
        <w:t>陈勇兵</w:t>
      </w:r>
      <w:r w:rsidRPr="009D257D">
        <w:rPr>
          <w:rFonts w:eastAsia="楷体" w:hint="eastAsia"/>
          <w:color w:val="333333"/>
          <w:sz w:val="24"/>
          <w:szCs w:val="24"/>
          <w:shd w:val="clear" w:color="auto" w:fill="FFFFFF"/>
        </w:rPr>
        <w:t xml:space="preserve">. </w:t>
      </w:r>
      <w:r w:rsidRPr="009D257D">
        <w:rPr>
          <w:rFonts w:eastAsia="楷体" w:hint="eastAsia"/>
          <w:color w:val="333333"/>
          <w:sz w:val="24"/>
          <w:szCs w:val="24"/>
          <w:shd w:val="clear" w:color="auto" w:fill="FFFFFF"/>
        </w:rPr>
        <w:t>基于社交网络信息的协同过滤推荐算法</w:t>
      </w:r>
      <w:r w:rsidRPr="009D257D">
        <w:rPr>
          <w:rFonts w:eastAsia="楷体" w:hint="eastAsia"/>
          <w:color w:val="333333"/>
          <w:sz w:val="24"/>
          <w:szCs w:val="24"/>
          <w:shd w:val="clear" w:color="auto" w:fill="FFFFFF"/>
        </w:rPr>
        <w:t xml:space="preserve">[J/OL]. </w:t>
      </w:r>
      <w:r w:rsidRPr="009D257D">
        <w:rPr>
          <w:rFonts w:eastAsia="楷体" w:hint="eastAsia"/>
          <w:color w:val="333333"/>
          <w:sz w:val="24"/>
          <w:szCs w:val="24"/>
          <w:shd w:val="clear" w:color="auto" w:fill="FFFFFF"/>
        </w:rPr>
        <w:t>计算机技术与发展</w:t>
      </w:r>
      <w:r w:rsidRPr="009D257D">
        <w:rPr>
          <w:rFonts w:eastAsia="楷体" w:hint="eastAsia"/>
          <w:color w:val="333333"/>
          <w:sz w:val="24"/>
          <w:szCs w:val="24"/>
          <w:shd w:val="clear" w:color="auto" w:fill="FFFFFF"/>
        </w:rPr>
        <w:t>,2017,(11):1-11(2017-08-01).</w:t>
      </w:r>
    </w:p>
    <w:p w14:paraId="37371A7F" w14:textId="77777777" w:rsidR="00C2780A" w:rsidRPr="00014D85" w:rsidRDefault="00C2780A" w:rsidP="00E57851">
      <w:pPr>
        <w:pStyle w:val="ab"/>
        <w:numPr>
          <w:ilvl w:val="0"/>
          <w:numId w:val="8"/>
        </w:numPr>
        <w:spacing w:line="400" w:lineRule="exact"/>
        <w:jc w:val="both"/>
        <w:rPr>
          <w:rFonts w:eastAsia="楷体"/>
          <w:sz w:val="24"/>
        </w:rPr>
      </w:pPr>
      <w:r w:rsidRPr="009D257D">
        <w:rPr>
          <w:rFonts w:eastAsia="楷体"/>
          <w:color w:val="333333"/>
          <w:sz w:val="24"/>
          <w:szCs w:val="24"/>
          <w:shd w:val="clear" w:color="auto" w:fill="FFFFFF"/>
        </w:rPr>
        <w:t>张新猛</w:t>
      </w:r>
      <w:r w:rsidRPr="009D257D">
        <w:rPr>
          <w:rFonts w:eastAsia="楷体"/>
          <w:color w:val="333333"/>
          <w:sz w:val="24"/>
          <w:szCs w:val="24"/>
          <w:shd w:val="clear" w:color="auto" w:fill="FFFFFF"/>
        </w:rPr>
        <w:t>,</w:t>
      </w:r>
      <w:r w:rsidRPr="009D257D">
        <w:rPr>
          <w:rFonts w:eastAsia="楷体"/>
          <w:color w:val="333333"/>
          <w:sz w:val="24"/>
          <w:szCs w:val="24"/>
          <w:shd w:val="clear" w:color="auto" w:fill="FFFFFF"/>
        </w:rPr>
        <w:t>蒋盛益</w:t>
      </w:r>
      <w:r w:rsidRPr="009D257D">
        <w:rPr>
          <w:rFonts w:eastAsia="楷体"/>
          <w:color w:val="333333"/>
          <w:sz w:val="24"/>
          <w:szCs w:val="24"/>
          <w:shd w:val="clear" w:color="auto" w:fill="FFFFFF"/>
        </w:rPr>
        <w:t>,</w:t>
      </w:r>
      <w:r w:rsidRPr="009D257D">
        <w:rPr>
          <w:rFonts w:eastAsia="楷体"/>
          <w:color w:val="333333"/>
          <w:sz w:val="24"/>
          <w:szCs w:val="24"/>
          <w:shd w:val="clear" w:color="auto" w:fill="FFFFFF"/>
        </w:rPr>
        <w:t>李霞</w:t>
      </w:r>
      <w:r w:rsidRPr="009D257D">
        <w:rPr>
          <w:rFonts w:eastAsia="楷体"/>
          <w:color w:val="333333"/>
          <w:sz w:val="24"/>
          <w:szCs w:val="24"/>
          <w:shd w:val="clear" w:color="auto" w:fill="FFFFFF"/>
        </w:rPr>
        <w:t>,</w:t>
      </w:r>
      <w:r w:rsidRPr="009D257D">
        <w:rPr>
          <w:rFonts w:eastAsia="楷体"/>
          <w:color w:val="333333"/>
          <w:sz w:val="24"/>
          <w:szCs w:val="24"/>
          <w:shd w:val="clear" w:color="auto" w:fill="FFFFFF"/>
        </w:rPr>
        <w:t>张倩生</w:t>
      </w:r>
      <w:r w:rsidRPr="009D257D">
        <w:rPr>
          <w:rFonts w:eastAsia="楷体"/>
          <w:color w:val="333333"/>
          <w:sz w:val="24"/>
          <w:szCs w:val="24"/>
          <w:shd w:val="clear" w:color="auto" w:fill="FFFFFF"/>
        </w:rPr>
        <w:t xml:space="preserve">. </w:t>
      </w:r>
      <w:r w:rsidRPr="009D257D">
        <w:rPr>
          <w:rFonts w:eastAsia="楷体"/>
          <w:color w:val="333333"/>
          <w:sz w:val="24"/>
          <w:szCs w:val="24"/>
          <w:shd w:val="clear" w:color="auto" w:fill="FFFFFF"/>
        </w:rPr>
        <w:t>基于网络和标签的混合推荐算法</w:t>
      </w:r>
      <w:r w:rsidRPr="009D257D">
        <w:rPr>
          <w:rFonts w:eastAsia="楷体"/>
          <w:color w:val="333333"/>
          <w:sz w:val="24"/>
          <w:szCs w:val="24"/>
          <w:shd w:val="clear" w:color="auto" w:fill="FFFFFF"/>
        </w:rPr>
        <w:t xml:space="preserve">[J]. </w:t>
      </w:r>
      <w:r w:rsidRPr="009D257D">
        <w:rPr>
          <w:rFonts w:eastAsia="楷体"/>
          <w:color w:val="333333"/>
          <w:sz w:val="24"/>
          <w:szCs w:val="24"/>
          <w:shd w:val="clear" w:color="auto" w:fill="FFFFFF"/>
        </w:rPr>
        <w:t>计算机工程与应用</w:t>
      </w:r>
      <w:r w:rsidRPr="009D257D">
        <w:rPr>
          <w:rFonts w:eastAsia="楷体"/>
          <w:color w:val="333333"/>
          <w:sz w:val="24"/>
          <w:szCs w:val="24"/>
          <w:shd w:val="clear" w:color="auto" w:fill="FFFFFF"/>
        </w:rPr>
        <w:t>,2015,51(01):119-12</w:t>
      </w:r>
      <w:r w:rsidRPr="009D257D">
        <w:rPr>
          <w:rFonts w:eastAsia="楷体"/>
          <w:color w:val="333333"/>
          <w:sz w:val="24"/>
          <w:shd w:val="clear" w:color="auto" w:fill="FFFFFF"/>
        </w:rPr>
        <w:t>4.</w:t>
      </w:r>
    </w:p>
    <w:p w14:paraId="580044B0" w14:textId="77777777" w:rsidR="00014D85" w:rsidRPr="00014D85" w:rsidRDefault="00014D85" w:rsidP="00E57851">
      <w:pPr>
        <w:pStyle w:val="ab"/>
        <w:numPr>
          <w:ilvl w:val="0"/>
          <w:numId w:val="8"/>
        </w:numPr>
        <w:spacing w:line="400" w:lineRule="exact"/>
        <w:jc w:val="both"/>
        <w:rPr>
          <w:rFonts w:eastAsia="楷体"/>
          <w:sz w:val="24"/>
        </w:rPr>
      </w:pPr>
      <w:r w:rsidRPr="00014D85">
        <w:rPr>
          <w:rFonts w:eastAsia="楷体"/>
          <w:sz w:val="24"/>
        </w:rPr>
        <w:t>Mike Mintz, Steven Bills, Rion Snow, and Dan Jurafsky.2009. Distant supervision for relation extraction without labeled data. In Proceedings of ACL-IJCNLP,pages 1003–1011.</w:t>
      </w:r>
    </w:p>
    <w:p w14:paraId="1D5809E1" w14:textId="77777777" w:rsidR="00014D85" w:rsidRPr="00014D85" w:rsidRDefault="00014D85" w:rsidP="00E57851">
      <w:pPr>
        <w:pStyle w:val="ab"/>
        <w:numPr>
          <w:ilvl w:val="0"/>
          <w:numId w:val="8"/>
        </w:numPr>
        <w:spacing w:line="400" w:lineRule="exact"/>
        <w:jc w:val="both"/>
        <w:rPr>
          <w:rFonts w:eastAsia="楷体"/>
          <w:sz w:val="24"/>
        </w:rPr>
      </w:pPr>
      <w:r w:rsidRPr="00014D85">
        <w:rPr>
          <w:rFonts w:eastAsia="楷体"/>
          <w:sz w:val="24"/>
        </w:rPr>
        <w:t>Sebastian Riedel, Limin Yao, and Andrew McCallum.2010. Modeling relations and their mentions without labeled text. In Proceedings of ECML-PKDD, pages 148–163.</w:t>
      </w:r>
    </w:p>
    <w:p w14:paraId="557FAC77" w14:textId="77777777" w:rsidR="00014D85" w:rsidRPr="00014D85" w:rsidRDefault="00014D85" w:rsidP="00E57851">
      <w:pPr>
        <w:pStyle w:val="ab"/>
        <w:numPr>
          <w:ilvl w:val="0"/>
          <w:numId w:val="8"/>
        </w:numPr>
        <w:spacing w:line="400" w:lineRule="exact"/>
        <w:jc w:val="both"/>
        <w:rPr>
          <w:rFonts w:eastAsia="楷体"/>
          <w:sz w:val="24"/>
        </w:rPr>
      </w:pPr>
      <w:r w:rsidRPr="00014D85">
        <w:rPr>
          <w:rFonts w:eastAsia="楷体"/>
          <w:sz w:val="24"/>
        </w:rPr>
        <w:t>Raphael Hoffmann, Congle Zhang, Xiao Ling, Luke Zettlemoyer, and Daniel SWeld. 2011. Knowledgebased weak supervision for information extraction of overlapping relations. In Proceedings of ACLHLT,pages 541–550.</w:t>
      </w:r>
    </w:p>
    <w:p w14:paraId="1E08461F" w14:textId="77777777" w:rsidR="00014D85" w:rsidRPr="00014D85" w:rsidRDefault="00014D85" w:rsidP="00E57851">
      <w:pPr>
        <w:pStyle w:val="ab"/>
        <w:numPr>
          <w:ilvl w:val="0"/>
          <w:numId w:val="8"/>
        </w:numPr>
        <w:spacing w:line="400" w:lineRule="exact"/>
        <w:jc w:val="both"/>
        <w:rPr>
          <w:rFonts w:eastAsia="楷体"/>
          <w:sz w:val="24"/>
        </w:rPr>
      </w:pPr>
      <w:r w:rsidRPr="00014D85">
        <w:rPr>
          <w:rFonts w:eastAsia="楷体"/>
          <w:sz w:val="24"/>
        </w:rPr>
        <w:t>Mihai Surdeanu, Julie Tibshirani, Ramesh Nallapati, and Christopher D Manning. 2012. Multi-instance multi-label learning for relation extraction. In Proceedings of EMNLP, pages 455–465.</w:t>
      </w:r>
    </w:p>
    <w:p w14:paraId="3E76D486" w14:textId="77777777" w:rsidR="00014D85" w:rsidRPr="00014D85" w:rsidRDefault="00014D85" w:rsidP="00E57851">
      <w:pPr>
        <w:pStyle w:val="ab"/>
        <w:numPr>
          <w:ilvl w:val="0"/>
          <w:numId w:val="8"/>
        </w:numPr>
        <w:spacing w:line="400" w:lineRule="exact"/>
        <w:jc w:val="both"/>
        <w:rPr>
          <w:rFonts w:eastAsia="楷体"/>
          <w:sz w:val="24"/>
        </w:rPr>
      </w:pPr>
      <w:r w:rsidRPr="00014D85">
        <w:rPr>
          <w:rFonts w:eastAsia="楷体"/>
          <w:sz w:val="24"/>
        </w:rPr>
        <w:t>Daojian Zeng, Kang Liu, Siwei Lai, Guangyou Zhou, and Jun Zhao. 2014. Relation classification via convolutional deep neural network. In Proceedings of COLING, pages 2335–2344.</w:t>
      </w:r>
    </w:p>
    <w:p w14:paraId="6FC3FA89" w14:textId="77777777" w:rsidR="00014D85" w:rsidRPr="00014D85" w:rsidRDefault="00014D85" w:rsidP="00E57851">
      <w:pPr>
        <w:pStyle w:val="ab"/>
        <w:numPr>
          <w:ilvl w:val="0"/>
          <w:numId w:val="8"/>
        </w:numPr>
        <w:spacing w:line="400" w:lineRule="exact"/>
        <w:jc w:val="both"/>
        <w:rPr>
          <w:rFonts w:eastAsia="楷体"/>
          <w:sz w:val="24"/>
        </w:rPr>
      </w:pPr>
      <w:r w:rsidRPr="00014D85">
        <w:rPr>
          <w:rFonts w:eastAsia="楷体"/>
          <w:sz w:val="24"/>
        </w:rPr>
        <w:t>Daojian Zeng, Kang Liu, Yubo Chen, and Jun Zhao. 2015. Distant supervision for relation extraction via piecewise convolutional neural networks. In Proceedings of EMNLP.</w:t>
      </w:r>
    </w:p>
    <w:p w14:paraId="4C6F3C26" w14:textId="77777777" w:rsidR="00014D85" w:rsidRPr="00014D85" w:rsidRDefault="00014D85" w:rsidP="00E57851">
      <w:pPr>
        <w:pStyle w:val="ab"/>
        <w:numPr>
          <w:ilvl w:val="0"/>
          <w:numId w:val="8"/>
        </w:numPr>
        <w:spacing w:line="400" w:lineRule="exact"/>
        <w:jc w:val="both"/>
        <w:rPr>
          <w:rFonts w:eastAsia="楷体"/>
          <w:sz w:val="24"/>
        </w:rPr>
      </w:pPr>
      <w:r w:rsidRPr="00014D85">
        <w:rPr>
          <w:rFonts w:eastAsia="楷体"/>
          <w:sz w:val="24"/>
        </w:rPr>
        <w:t>Yankai Lin, Shiqi Shen, Zhiyuan Liu, Huanbo Luan, and Maosong Sun. 2016. Neural relation extraction with selective attention over instances. In Proceedings of ACL. volume 1, pages 2124–2133.</w:t>
      </w:r>
    </w:p>
    <w:p w14:paraId="62636AAC" w14:textId="77777777" w:rsidR="00014D85" w:rsidRPr="00014D85" w:rsidRDefault="00014D85" w:rsidP="00E57851">
      <w:pPr>
        <w:pStyle w:val="ab"/>
        <w:numPr>
          <w:ilvl w:val="0"/>
          <w:numId w:val="8"/>
        </w:numPr>
        <w:spacing w:line="400" w:lineRule="exact"/>
        <w:jc w:val="both"/>
        <w:rPr>
          <w:rFonts w:eastAsia="楷体"/>
          <w:sz w:val="24"/>
        </w:rPr>
      </w:pPr>
      <w:r w:rsidRPr="00014D85">
        <w:rPr>
          <w:rFonts w:eastAsia="楷体"/>
          <w:sz w:val="24"/>
        </w:rPr>
        <w:lastRenderedPageBreak/>
        <w:t>Thien Huu Nguyen and Ralph Grishman. 2015. Relation extraction: Perspective from convolutional neural networks. In Proceedings of NAACL-HLT. Pages 39–48.</w:t>
      </w:r>
    </w:p>
    <w:p w14:paraId="1B0045C4" w14:textId="77777777" w:rsidR="00014D85" w:rsidRPr="00014D85" w:rsidRDefault="00014D85" w:rsidP="00E57851">
      <w:pPr>
        <w:pStyle w:val="ab"/>
        <w:numPr>
          <w:ilvl w:val="0"/>
          <w:numId w:val="8"/>
        </w:numPr>
        <w:spacing w:line="400" w:lineRule="exact"/>
        <w:jc w:val="both"/>
        <w:rPr>
          <w:rFonts w:eastAsia="楷体"/>
          <w:sz w:val="24"/>
        </w:rPr>
      </w:pPr>
      <w:r w:rsidRPr="00014D85">
        <w:rPr>
          <w:rFonts w:eastAsia="楷体"/>
          <w:sz w:val="24"/>
        </w:rPr>
        <w:t>Xiaotian Jiang, Quan Wang, Peng Li, and Bin Wang. 2016. Relation extraction with multi-instance multilabel convolutional neural networks. In Proceedings of COLING 2016, the 26th International Conference on Computational Linguistics: Technical Papers. pages 1471–1480.</w:t>
      </w:r>
    </w:p>
    <w:p w14:paraId="74813EA6" w14:textId="77777777" w:rsidR="00014D85" w:rsidRPr="00014D85" w:rsidRDefault="00014D85" w:rsidP="00E57851">
      <w:pPr>
        <w:pStyle w:val="ab"/>
        <w:numPr>
          <w:ilvl w:val="0"/>
          <w:numId w:val="8"/>
        </w:numPr>
        <w:spacing w:line="400" w:lineRule="exact"/>
        <w:jc w:val="both"/>
        <w:rPr>
          <w:rFonts w:eastAsia="楷体"/>
          <w:sz w:val="24"/>
        </w:rPr>
      </w:pPr>
      <w:r w:rsidRPr="00014D85">
        <w:rPr>
          <w:rFonts w:eastAsia="楷体"/>
          <w:sz w:val="24"/>
        </w:rPr>
        <w:t>Yankai Lin, Zhiyuan Liu and Maosong Sun. 2017. Neural Relation Extraction with Multi-lingual Attention. Proceedings of the 55th Annual Meeting of the Association for Computational Linguistics. Volume 1, pages 34-43.</w:t>
      </w:r>
    </w:p>
    <w:p w14:paraId="1D4D6D54" w14:textId="77777777" w:rsidR="00014D85" w:rsidRPr="00014D85" w:rsidRDefault="00014D85" w:rsidP="00E57851">
      <w:pPr>
        <w:pStyle w:val="ab"/>
        <w:numPr>
          <w:ilvl w:val="0"/>
          <w:numId w:val="8"/>
        </w:numPr>
        <w:spacing w:line="400" w:lineRule="exact"/>
        <w:jc w:val="both"/>
        <w:rPr>
          <w:rFonts w:eastAsia="楷体"/>
          <w:sz w:val="24"/>
        </w:rPr>
      </w:pPr>
      <w:r w:rsidRPr="00014D85">
        <w:rPr>
          <w:rFonts w:eastAsia="楷体"/>
          <w:sz w:val="24"/>
        </w:rPr>
        <w:t>Yi Wu, David Bamman and Stuart Russell. 2017. Adversarial Training for Relation Extraction. Proceedings of the 2017 Conference on Empirical Methods in Natural Language Processing, pages 1779–1784.</w:t>
      </w:r>
    </w:p>
    <w:p w14:paraId="3E67EF48" w14:textId="77777777" w:rsidR="00014D85" w:rsidRPr="00014D85" w:rsidRDefault="00014D85" w:rsidP="00E57851">
      <w:pPr>
        <w:pStyle w:val="ab"/>
        <w:numPr>
          <w:ilvl w:val="0"/>
          <w:numId w:val="8"/>
        </w:numPr>
        <w:spacing w:line="400" w:lineRule="exact"/>
        <w:jc w:val="both"/>
        <w:rPr>
          <w:rFonts w:eastAsia="楷体"/>
          <w:sz w:val="24"/>
        </w:rPr>
      </w:pPr>
      <w:r w:rsidRPr="00014D85">
        <w:rPr>
          <w:rFonts w:eastAsia="楷体"/>
          <w:sz w:val="24"/>
        </w:rPr>
        <w:t>Meng Zhang, Yang Liu, Huanbo Luan and Maosong Sun. 2017. Adversarial Training for Unsupervised Bilingual Lexicon Induction. Proceedings of the 55th Annual Meeting of the Association for Computational Linguistics, pages 1959–1970.</w:t>
      </w:r>
    </w:p>
    <w:p w14:paraId="345366BD" w14:textId="77777777" w:rsidR="00014D85" w:rsidRPr="00014D85" w:rsidRDefault="00014D85" w:rsidP="00E57851">
      <w:pPr>
        <w:pStyle w:val="ab"/>
        <w:numPr>
          <w:ilvl w:val="0"/>
          <w:numId w:val="8"/>
        </w:numPr>
        <w:spacing w:line="400" w:lineRule="exact"/>
        <w:jc w:val="both"/>
        <w:rPr>
          <w:rFonts w:eastAsia="楷体"/>
          <w:sz w:val="24"/>
        </w:rPr>
      </w:pPr>
      <w:r w:rsidRPr="00014D85">
        <w:rPr>
          <w:rFonts w:eastAsia="楷体"/>
          <w:sz w:val="24"/>
        </w:rPr>
        <w:t>Pengfei Liu, Xipeng Qiu, Xuanjing Huang. 2017. Adversarial Multi-task Learning for Text Classification. Proceedings of the 55th Annual Meeting of the Association for Computational Linguistics, pages 1-10.</w:t>
      </w:r>
    </w:p>
    <w:p w14:paraId="7E99225E" w14:textId="77777777" w:rsidR="00014D85" w:rsidRPr="00014D85" w:rsidRDefault="00014D85" w:rsidP="00E57851">
      <w:pPr>
        <w:pStyle w:val="ab"/>
        <w:numPr>
          <w:ilvl w:val="0"/>
          <w:numId w:val="8"/>
        </w:numPr>
        <w:spacing w:line="400" w:lineRule="exact"/>
        <w:rPr>
          <w:rFonts w:ascii="楷体" w:eastAsia="楷体" w:hAnsi="楷体"/>
          <w:sz w:val="24"/>
          <w:szCs w:val="24"/>
        </w:rPr>
      </w:pPr>
      <w:r w:rsidRPr="00014D85">
        <w:rPr>
          <w:rFonts w:ascii="楷体" w:eastAsia="楷体" w:hAnsi="楷体" w:hint="eastAsia"/>
          <w:sz w:val="24"/>
          <w:szCs w:val="24"/>
        </w:rPr>
        <w:t>程健一. 中文电子病历实体关系抽取研究[D].哈尔滨工业大学,2016.</w:t>
      </w:r>
    </w:p>
    <w:p w14:paraId="53C87BD0" w14:textId="77777777" w:rsidR="00014D85" w:rsidRPr="00014D85" w:rsidRDefault="00014D85" w:rsidP="00E57851">
      <w:pPr>
        <w:pStyle w:val="ab"/>
        <w:numPr>
          <w:ilvl w:val="0"/>
          <w:numId w:val="8"/>
        </w:numPr>
        <w:spacing w:line="400" w:lineRule="exact"/>
        <w:rPr>
          <w:rFonts w:ascii="楷体" w:eastAsia="楷体" w:hAnsi="楷体"/>
          <w:sz w:val="24"/>
          <w:szCs w:val="24"/>
        </w:rPr>
      </w:pPr>
      <w:r w:rsidRPr="00014D85">
        <w:rPr>
          <w:rFonts w:ascii="楷体" w:eastAsia="楷体" w:hAnsi="楷体" w:hint="eastAsia"/>
          <w:sz w:val="24"/>
          <w:szCs w:val="24"/>
        </w:rPr>
        <w:t>陈涛. 多示例学习算法及其应用研究[D].华南理工大学,</w:t>
      </w:r>
      <w:r w:rsidRPr="00014D85">
        <w:rPr>
          <w:rFonts w:eastAsia="楷体"/>
          <w:sz w:val="24"/>
          <w:szCs w:val="24"/>
        </w:rPr>
        <w:t>2013.</w:t>
      </w:r>
    </w:p>
    <w:p w14:paraId="4D42CA94" w14:textId="77777777" w:rsidR="00014D85" w:rsidRPr="00014D85" w:rsidRDefault="00014D85" w:rsidP="00E57851">
      <w:pPr>
        <w:pStyle w:val="ab"/>
        <w:numPr>
          <w:ilvl w:val="0"/>
          <w:numId w:val="8"/>
        </w:numPr>
        <w:spacing w:line="400" w:lineRule="exact"/>
        <w:rPr>
          <w:rFonts w:ascii="楷体" w:eastAsia="楷体" w:hAnsi="楷体"/>
          <w:sz w:val="24"/>
          <w:szCs w:val="24"/>
        </w:rPr>
      </w:pPr>
      <w:r w:rsidRPr="00014D85">
        <w:rPr>
          <w:rFonts w:ascii="楷体" w:eastAsia="楷体" w:hAnsi="楷体" w:hint="eastAsia"/>
          <w:sz w:val="24"/>
          <w:szCs w:val="24"/>
        </w:rPr>
        <w:t>杨锦锋,于秋滨,关毅,蒋志鹏. 电子病历命名实体识别和实体关系抽取研究综述[J]. 自动化学报,</w:t>
      </w:r>
      <w:r w:rsidRPr="00014D85">
        <w:rPr>
          <w:rFonts w:eastAsia="楷体"/>
          <w:sz w:val="24"/>
          <w:szCs w:val="24"/>
        </w:rPr>
        <w:t>2014,40(08):1537-1562.</w:t>
      </w:r>
    </w:p>
    <w:p w14:paraId="16627ED0" w14:textId="77777777" w:rsidR="00014D85" w:rsidRPr="00014D85" w:rsidRDefault="00014D85" w:rsidP="00E57851">
      <w:pPr>
        <w:pStyle w:val="ab"/>
        <w:numPr>
          <w:ilvl w:val="0"/>
          <w:numId w:val="8"/>
        </w:numPr>
        <w:spacing w:line="400" w:lineRule="exact"/>
        <w:rPr>
          <w:rFonts w:ascii="楷体" w:eastAsia="楷体" w:hAnsi="楷体"/>
          <w:sz w:val="24"/>
          <w:szCs w:val="24"/>
        </w:rPr>
      </w:pPr>
      <w:r w:rsidRPr="00014D85">
        <w:rPr>
          <w:rFonts w:ascii="楷体" w:eastAsia="楷体" w:hAnsi="楷体" w:hint="eastAsia"/>
          <w:sz w:val="24"/>
          <w:szCs w:val="24"/>
        </w:rPr>
        <w:t>黄蓓静,贺樑,杨静. 远程监督人物关系抽取中的去噪研究[J]. 计算机应用与软件,</w:t>
      </w:r>
      <w:r w:rsidRPr="00014D85">
        <w:rPr>
          <w:rFonts w:eastAsia="楷体"/>
          <w:sz w:val="24"/>
          <w:szCs w:val="24"/>
        </w:rPr>
        <w:t>2017,34(07):11-18+31.</w:t>
      </w:r>
    </w:p>
    <w:p w14:paraId="5BA7AC61" w14:textId="77777777" w:rsidR="00014D85" w:rsidRPr="00014D85" w:rsidRDefault="00014D85" w:rsidP="00E57851">
      <w:pPr>
        <w:pStyle w:val="ab"/>
        <w:numPr>
          <w:ilvl w:val="0"/>
          <w:numId w:val="8"/>
        </w:numPr>
        <w:spacing w:line="400" w:lineRule="exact"/>
        <w:rPr>
          <w:rFonts w:ascii="楷体" w:eastAsia="楷体" w:hAnsi="楷体"/>
          <w:sz w:val="24"/>
          <w:szCs w:val="24"/>
        </w:rPr>
      </w:pPr>
      <w:r w:rsidRPr="00014D85">
        <w:rPr>
          <w:rFonts w:ascii="楷体" w:eastAsia="楷体" w:hAnsi="楷体" w:hint="eastAsia"/>
          <w:sz w:val="24"/>
          <w:szCs w:val="24"/>
        </w:rPr>
        <w:t>石锋. 面向中文新闻文本的实体关系抽取研究[D].哈尔滨工业大学,</w:t>
      </w:r>
      <w:r w:rsidRPr="00014D85">
        <w:rPr>
          <w:rFonts w:eastAsia="楷体"/>
          <w:sz w:val="24"/>
          <w:szCs w:val="24"/>
        </w:rPr>
        <w:t>2017.</w:t>
      </w:r>
    </w:p>
    <w:p w14:paraId="4A8CF5A1" w14:textId="77777777" w:rsidR="00014D85" w:rsidRPr="00014D85" w:rsidRDefault="00014D85" w:rsidP="00E57851">
      <w:pPr>
        <w:pStyle w:val="ab"/>
        <w:numPr>
          <w:ilvl w:val="0"/>
          <w:numId w:val="8"/>
        </w:numPr>
        <w:spacing w:line="400" w:lineRule="exact"/>
        <w:rPr>
          <w:rFonts w:ascii="楷体" w:eastAsia="楷体" w:hAnsi="楷体"/>
          <w:sz w:val="24"/>
          <w:szCs w:val="24"/>
        </w:rPr>
      </w:pPr>
      <w:r w:rsidRPr="00014D85">
        <w:rPr>
          <w:rFonts w:ascii="楷体" w:eastAsia="楷体" w:hAnsi="楷体" w:hint="eastAsia"/>
          <w:sz w:val="24"/>
          <w:szCs w:val="24"/>
        </w:rPr>
        <w:t>刘凯,符海东,邹玉薇,顾进广. 基于卷积神经网络的中文医疗弱监督关系抽取[J]. 计算机科学,</w:t>
      </w:r>
      <w:r w:rsidRPr="00014D85">
        <w:rPr>
          <w:rFonts w:eastAsia="楷体"/>
          <w:sz w:val="24"/>
          <w:szCs w:val="24"/>
        </w:rPr>
        <w:t>2017,44(10):249-253.</w:t>
      </w:r>
    </w:p>
    <w:p w14:paraId="1CB80D03" w14:textId="77777777" w:rsidR="00014D85" w:rsidRPr="00014D85" w:rsidRDefault="00014D85" w:rsidP="00E57851">
      <w:pPr>
        <w:pStyle w:val="ab"/>
        <w:numPr>
          <w:ilvl w:val="0"/>
          <w:numId w:val="8"/>
        </w:numPr>
        <w:spacing w:line="400" w:lineRule="exact"/>
        <w:rPr>
          <w:szCs w:val="20"/>
        </w:rPr>
      </w:pPr>
      <w:r w:rsidRPr="0052211E">
        <w:rPr>
          <w:rFonts w:ascii="楷体" w:eastAsia="楷体" w:hAnsi="楷体" w:hint="eastAsia"/>
          <w:sz w:val="24"/>
          <w:szCs w:val="24"/>
        </w:rPr>
        <w:t xml:space="preserve">郝勇, 朱海燕. 基于客流n日均量的地铁客流量的时间序列分析[J]. 铁道运输与经济, </w:t>
      </w:r>
      <w:r w:rsidRPr="0052211E">
        <w:rPr>
          <w:rFonts w:hint="eastAsia"/>
          <w:sz w:val="24"/>
          <w:szCs w:val="24"/>
        </w:rPr>
        <w:t>2009, 31(10):42-46.</w:t>
      </w:r>
    </w:p>
    <w:p w14:paraId="5BD7F8AA" w14:textId="77777777" w:rsidR="00014D85" w:rsidRPr="0052211E" w:rsidRDefault="00014D85" w:rsidP="00E57851">
      <w:pPr>
        <w:pStyle w:val="ab"/>
        <w:numPr>
          <w:ilvl w:val="0"/>
          <w:numId w:val="8"/>
        </w:numPr>
        <w:spacing w:line="400" w:lineRule="exact"/>
        <w:rPr>
          <w:sz w:val="24"/>
          <w:szCs w:val="24"/>
        </w:rPr>
      </w:pPr>
      <w:r w:rsidRPr="0052211E">
        <w:rPr>
          <w:sz w:val="24"/>
          <w:szCs w:val="24"/>
        </w:rPr>
        <w:t>Xu W, Qin Y, Huang H. A new method of railway passenger flow forecasting based on spatio-temporal data mining[C]// The, International IEEE Conference on Intelligent Transportation Systems, 2004. Proceedings. IEEE, 2004:402-405.</w:t>
      </w:r>
    </w:p>
    <w:p w14:paraId="076B8407" w14:textId="77777777" w:rsidR="00014D85" w:rsidRDefault="00014D85" w:rsidP="00E57851">
      <w:pPr>
        <w:pStyle w:val="ab"/>
        <w:numPr>
          <w:ilvl w:val="0"/>
          <w:numId w:val="8"/>
        </w:numPr>
        <w:spacing w:line="400" w:lineRule="exact"/>
        <w:rPr>
          <w:szCs w:val="20"/>
        </w:rPr>
      </w:pPr>
      <w:r w:rsidRPr="0052211E">
        <w:rPr>
          <w:sz w:val="24"/>
          <w:szCs w:val="24"/>
        </w:rPr>
        <w:lastRenderedPageBreak/>
        <w:t>Shu K, Jing L, Mei L, et al. Prediction based on support vector machine for travel choice of high-speed railway passenger in China[C]// International Conference on Management Science and Engineering. IEEE, 2011:28-33.</w:t>
      </w:r>
    </w:p>
    <w:p w14:paraId="42B4B418" w14:textId="77777777" w:rsidR="00014D85" w:rsidRDefault="00014D85" w:rsidP="00E57851">
      <w:pPr>
        <w:pStyle w:val="ab"/>
        <w:numPr>
          <w:ilvl w:val="0"/>
          <w:numId w:val="8"/>
        </w:numPr>
        <w:spacing w:line="400" w:lineRule="exact"/>
        <w:rPr>
          <w:szCs w:val="20"/>
        </w:rPr>
      </w:pPr>
      <w:r w:rsidRPr="0052211E">
        <w:rPr>
          <w:rFonts w:ascii="楷体" w:eastAsia="楷体" w:hAnsi="楷体" w:hint="eastAsia"/>
          <w:sz w:val="24"/>
          <w:szCs w:val="24"/>
        </w:rPr>
        <w:t xml:space="preserve">赵宇刚, 毛保华, 刘明君,等. 我国城市轨道交通换乘车站选址规划相关问题研究[J]. 物流技术, </w:t>
      </w:r>
      <w:r w:rsidRPr="0052211E">
        <w:rPr>
          <w:rFonts w:hint="eastAsia"/>
          <w:sz w:val="24"/>
          <w:szCs w:val="24"/>
        </w:rPr>
        <w:t>2011, 30(5):1-3.</w:t>
      </w:r>
    </w:p>
    <w:p w14:paraId="296DD55C" w14:textId="77777777" w:rsidR="00014D85" w:rsidRDefault="00014D85" w:rsidP="00E57851">
      <w:pPr>
        <w:pStyle w:val="ab"/>
        <w:numPr>
          <w:ilvl w:val="0"/>
          <w:numId w:val="8"/>
        </w:numPr>
        <w:spacing w:line="400" w:lineRule="exact"/>
        <w:rPr>
          <w:szCs w:val="20"/>
        </w:rPr>
      </w:pPr>
      <w:r w:rsidRPr="00867D87">
        <w:rPr>
          <w:rFonts w:ascii="楷体" w:eastAsia="楷体" w:hAnsi="楷体" w:hint="eastAsia"/>
          <w:sz w:val="24"/>
          <w:szCs w:val="24"/>
        </w:rPr>
        <w:t>陈蔚珊, 柳林, 梁育填. 广州轨道交通枢纽零售业的特征聚类及时空演变[J]. 地理学报,</w:t>
      </w:r>
      <w:r>
        <w:rPr>
          <w:rFonts w:hint="eastAsia"/>
          <w:szCs w:val="20"/>
        </w:rPr>
        <w:t xml:space="preserve"> </w:t>
      </w:r>
      <w:r w:rsidRPr="0052211E">
        <w:rPr>
          <w:rFonts w:hint="eastAsia"/>
          <w:sz w:val="24"/>
          <w:szCs w:val="24"/>
        </w:rPr>
        <w:t>2015, 70(6):879-892.</w:t>
      </w:r>
    </w:p>
    <w:p w14:paraId="759EFFB0" w14:textId="77777777" w:rsidR="00014D85" w:rsidRDefault="00014D85" w:rsidP="00E57851">
      <w:pPr>
        <w:pStyle w:val="ab"/>
        <w:numPr>
          <w:ilvl w:val="0"/>
          <w:numId w:val="8"/>
        </w:numPr>
        <w:spacing w:line="400" w:lineRule="exact"/>
        <w:rPr>
          <w:szCs w:val="20"/>
        </w:rPr>
      </w:pPr>
      <w:r w:rsidRPr="00867D87">
        <w:rPr>
          <w:rFonts w:ascii="楷体" w:eastAsia="楷体" w:hAnsi="楷体"/>
          <w:sz w:val="24"/>
          <w:szCs w:val="24"/>
        </w:rPr>
        <w:t xml:space="preserve">李邦鹏. 基于深度学习的室内时空客流预测[D]. 浙江大学, </w:t>
      </w:r>
      <w:r w:rsidRPr="00867D87">
        <w:rPr>
          <w:sz w:val="24"/>
          <w:szCs w:val="24"/>
        </w:rPr>
        <w:t>2017.</w:t>
      </w:r>
    </w:p>
    <w:p w14:paraId="6FC3F7E6" w14:textId="77777777" w:rsidR="00014D85" w:rsidRPr="0052211E" w:rsidRDefault="00014D85" w:rsidP="00E57851">
      <w:pPr>
        <w:pStyle w:val="ab"/>
        <w:numPr>
          <w:ilvl w:val="0"/>
          <w:numId w:val="8"/>
        </w:numPr>
        <w:spacing w:line="400" w:lineRule="exact"/>
        <w:rPr>
          <w:sz w:val="24"/>
          <w:szCs w:val="24"/>
        </w:rPr>
      </w:pPr>
      <w:r w:rsidRPr="0052211E">
        <w:rPr>
          <w:sz w:val="24"/>
          <w:szCs w:val="24"/>
        </w:rPr>
        <w:t>Qin Y, Song D, Chen H, et al. A Dual-Stage Attention-Based Recurrent Neural Network for Time Series Prediction[J]. 2017:2627-2633.</w:t>
      </w:r>
    </w:p>
    <w:p w14:paraId="4C0A2139" w14:textId="77777777" w:rsidR="00014D85" w:rsidRPr="0052211E" w:rsidRDefault="00014D85" w:rsidP="00E57851">
      <w:pPr>
        <w:pStyle w:val="ab"/>
        <w:numPr>
          <w:ilvl w:val="0"/>
          <w:numId w:val="8"/>
        </w:numPr>
        <w:spacing w:line="400" w:lineRule="exact"/>
        <w:rPr>
          <w:sz w:val="24"/>
          <w:szCs w:val="24"/>
        </w:rPr>
      </w:pPr>
      <w:r w:rsidRPr="0052211E">
        <w:rPr>
          <w:sz w:val="24"/>
          <w:szCs w:val="24"/>
        </w:rPr>
        <w:t>Li X, Wu S, Wang L. Blood Pressure Prediction via Recurrent Models with Contextual Layer[C]// International Conference on World Wide Web. International World Wide Web Conferences Steering Committee, 2017:685-693.</w:t>
      </w:r>
    </w:p>
    <w:p w14:paraId="3BA96C7C" w14:textId="77777777" w:rsidR="00014D85" w:rsidRPr="00014D85" w:rsidRDefault="00014D85" w:rsidP="00E57851">
      <w:pPr>
        <w:pStyle w:val="ab"/>
        <w:numPr>
          <w:ilvl w:val="0"/>
          <w:numId w:val="8"/>
        </w:numPr>
        <w:spacing w:line="400" w:lineRule="exact"/>
        <w:rPr>
          <w:sz w:val="24"/>
          <w:szCs w:val="24"/>
        </w:rPr>
      </w:pPr>
      <w:r w:rsidRPr="00014D85">
        <w:rPr>
          <w:sz w:val="24"/>
          <w:szCs w:val="24"/>
        </w:rPr>
        <w:t>Breese J S, Heckerman D, Kadie C. Empirical analysis of predictive algorithms for collaborative filtering[C]//Proceedings of the Fourteenth conference on Uncertainty in artificial intelligence. Morgan Kaufmann Publishers Inc., 1998: 43-52.</w:t>
      </w:r>
    </w:p>
    <w:p w14:paraId="6DB3B6A6" w14:textId="77777777" w:rsidR="00014D85" w:rsidRPr="00014D85" w:rsidRDefault="00014D85" w:rsidP="00E57851">
      <w:pPr>
        <w:pStyle w:val="ab"/>
        <w:numPr>
          <w:ilvl w:val="0"/>
          <w:numId w:val="8"/>
        </w:numPr>
        <w:spacing w:line="400" w:lineRule="exact"/>
        <w:rPr>
          <w:sz w:val="24"/>
          <w:szCs w:val="24"/>
        </w:rPr>
      </w:pPr>
      <w:r w:rsidRPr="00014D85">
        <w:rPr>
          <w:sz w:val="24"/>
          <w:szCs w:val="24"/>
        </w:rPr>
        <w:t>Resnick P, Iacovou N, Suchak M, et al. GroupLens: an open architecture for collaborative filtering of netnews[C]//Proceedings of the 1994 ACM conference on Computer supported cooperative work. ACM, 1994: 175-186.</w:t>
      </w:r>
    </w:p>
    <w:p w14:paraId="2272E3D6" w14:textId="77777777" w:rsidR="00014D85" w:rsidRPr="00014D85" w:rsidRDefault="00014D85" w:rsidP="00E57851">
      <w:pPr>
        <w:pStyle w:val="ab"/>
        <w:numPr>
          <w:ilvl w:val="0"/>
          <w:numId w:val="8"/>
        </w:numPr>
        <w:spacing w:line="400" w:lineRule="exact"/>
        <w:rPr>
          <w:sz w:val="24"/>
          <w:szCs w:val="24"/>
        </w:rPr>
      </w:pPr>
      <w:r w:rsidRPr="00014D85">
        <w:rPr>
          <w:sz w:val="24"/>
          <w:szCs w:val="24"/>
        </w:rPr>
        <w:t>Linden G, Smith B, York J. Amazon. com recommendations: Item-to-item collaborative filtering[J]. IEEE Internet computing, 2003, 7(1): 76-80.</w:t>
      </w:r>
    </w:p>
    <w:p w14:paraId="2C9B4104" w14:textId="77777777" w:rsidR="00014D85" w:rsidRPr="00014D85" w:rsidRDefault="00014D85" w:rsidP="00E57851">
      <w:pPr>
        <w:pStyle w:val="ab"/>
        <w:numPr>
          <w:ilvl w:val="0"/>
          <w:numId w:val="8"/>
        </w:numPr>
        <w:spacing w:line="400" w:lineRule="exact"/>
        <w:rPr>
          <w:sz w:val="24"/>
          <w:szCs w:val="24"/>
        </w:rPr>
      </w:pPr>
      <w:r w:rsidRPr="00014D85">
        <w:rPr>
          <w:sz w:val="24"/>
          <w:szCs w:val="24"/>
        </w:rPr>
        <w:t>Sarwar B, Karypis G, Konstan J, et al. Item-based collaborative filtering recommendation algorithms[C]//Proceedings of the 10th international conference on World Wide Web. ACM, 2001: 285-295.</w:t>
      </w:r>
    </w:p>
    <w:p w14:paraId="5B19F9BD" w14:textId="77777777" w:rsidR="00014D85" w:rsidRPr="00014D85" w:rsidRDefault="00014D85" w:rsidP="00E57851">
      <w:pPr>
        <w:pStyle w:val="ab"/>
        <w:numPr>
          <w:ilvl w:val="0"/>
          <w:numId w:val="8"/>
        </w:numPr>
        <w:spacing w:line="400" w:lineRule="exact"/>
        <w:rPr>
          <w:sz w:val="24"/>
          <w:szCs w:val="24"/>
        </w:rPr>
      </w:pPr>
      <w:r w:rsidRPr="00014D85">
        <w:rPr>
          <w:sz w:val="24"/>
          <w:szCs w:val="24"/>
        </w:rPr>
        <w:t>Ungar L H, Foster D P. Clustering methods for collaborative filtering[C]//AAAI workshop on recommendation systems. 1998, 1: 114-129.</w:t>
      </w:r>
    </w:p>
    <w:p w14:paraId="0E8EA5D9" w14:textId="77777777" w:rsidR="00014D85" w:rsidRPr="00014D85" w:rsidRDefault="00014D85" w:rsidP="00E57851">
      <w:pPr>
        <w:pStyle w:val="ab"/>
        <w:numPr>
          <w:ilvl w:val="0"/>
          <w:numId w:val="8"/>
        </w:numPr>
        <w:spacing w:line="400" w:lineRule="exact"/>
        <w:rPr>
          <w:sz w:val="24"/>
          <w:szCs w:val="24"/>
        </w:rPr>
      </w:pPr>
      <w:r w:rsidRPr="00014D85">
        <w:rPr>
          <w:sz w:val="24"/>
          <w:szCs w:val="24"/>
        </w:rPr>
        <w:t>Yu Y, Wang C, Gao Y, et al. A coupled clustering approach for items recommendation[C]//Pacific-Asia Conference on Knowledge Discovery and Data Mining. Springer, Berlin, Heidelberg, 2013: 365-376.</w:t>
      </w:r>
    </w:p>
    <w:p w14:paraId="117D35AD" w14:textId="77777777" w:rsidR="00014D85" w:rsidRPr="00014D85" w:rsidRDefault="00014D85" w:rsidP="00E57851">
      <w:pPr>
        <w:pStyle w:val="ab"/>
        <w:numPr>
          <w:ilvl w:val="0"/>
          <w:numId w:val="8"/>
        </w:numPr>
        <w:spacing w:line="400" w:lineRule="exact"/>
        <w:rPr>
          <w:sz w:val="24"/>
          <w:szCs w:val="24"/>
        </w:rPr>
      </w:pPr>
      <w:r w:rsidRPr="00014D85">
        <w:rPr>
          <w:sz w:val="24"/>
          <w:szCs w:val="24"/>
        </w:rPr>
        <w:t>Miyahara K, Pazzani M J. Collaborative filtering with the simple Bayesian classifier[C]//Pacific Rim International conference on artificial intelligence. Springer, Berlin, Heidelberg, 2000: 679-689.</w:t>
      </w:r>
    </w:p>
    <w:p w14:paraId="0B80D809" w14:textId="77777777" w:rsidR="00014D85" w:rsidRPr="00014D85" w:rsidRDefault="00014D85" w:rsidP="00E57851">
      <w:pPr>
        <w:pStyle w:val="ab"/>
        <w:numPr>
          <w:ilvl w:val="0"/>
          <w:numId w:val="8"/>
        </w:numPr>
        <w:spacing w:line="400" w:lineRule="exact"/>
        <w:rPr>
          <w:sz w:val="24"/>
          <w:szCs w:val="24"/>
        </w:rPr>
      </w:pPr>
      <w:r w:rsidRPr="00014D85">
        <w:rPr>
          <w:sz w:val="24"/>
          <w:szCs w:val="24"/>
        </w:rPr>
        <w:lastRenderedPageBreak/>
        <w:t>Billsus D, Pazzani M J. Learning Collaborative Information Filters[C]//Icml. 1998, 98: 46-54.</w:t>
      </w:r>
    </w:p>
    <w:p w14:paraId="68EC8EDC" w14:textId="77777777" w:rsidR="00014D85" w:rsidRPr="00014D85" w:rsidRDefault="00014D85" w:rsidP="00E57851">
      <w:pPr>
        <w:pStyle w:val="ab"/>
        <w:numPr>
          <w:ilvl w:val="0"/>
          <w:numId w:val="8"/>
        </w:numPr>
        <w:spacing w:line="400" w:lineRule="exact"/>
        <w:rPr>
          <w:sz w:val="24"/>
          <w:szCs w:val="24"/>
        </w:rPr>
      </w:pPr>
      <w:r w:rsidRPr="00014D85">
        <w:rPr>
          <w:sz w:val="24"/>
          <w:szCs w:val="24"/>
        </w:rPr>
        <w:t xml:space="preserve">Koren Y. Factorization meets the neighborhood: a multifaceted collaborative filtering model[C]//Proceedings of the 14th ACM SIGKDD international conference on Knowledge discovery and data mining. ACM, 2008: 426-434. </w:t>
      </w:r>
    </w:p>
    <w:p w14:paraId="56317399" w14:textId="77777777" w:rsidR="00014D85" w:rsidRPr="00014D85" w:rsidRDefault="00014D85" w:rsidP="00E57851">
      <w:pPr>
        <w:pStyle w:val="ab"/>
        <w:numPr>
          <w:ilvl w:val="0"/>
          <w:numId w:val="8"/>
        </w:numPr>
        <w:spacing w:line="400" w:lineRule="exact"/>
        <w:rPr>
          <w:sz w:val="24"/>
          <w:szCs w:val="24"/>
        </w:rPr>
      </w:pPr>
      <w:r w:rsidRPr="00014D85">
        <w:rPr>
          <w:sz w:val="24"/>
          <w:szCs w:val="24"/>
        </w:rPr>
        <w:t>Koren Y, Bell R. Advances in collaborative filtering[M]//Recommender systems handbook. Springer US, 2015: 77-118.</w:t>
      </w:r>
    </w:p>
    <w:p w14:paraId="422CA114" w14:textId="77777777" w:rsidR="00014D85" w:rsidRPr="00014D85" w:rsidRDefault="00014D85" w:rsidP="00E57851">
      <w:pPr>
        <w:pStyle w:val="ab"/>
        <w:numPr>
          <w:ilvl w:val="0"/>
          <w:numId w:val="8"/>
        </w:numPr>
        <w:spacing w:line="400" w:lineRule="exact"/>
        <w:rPr>
          <w:sz w:val="24"/>
          <w:szCs w:val="24"/>
        </w:rPr>
      </w:pPr>
      <w:r w:rsidRPr="00014D85">
        <w:rPr>
          <w:sz w:val="24"/>
          <w:szCs w:val="24"/>
        </w:rPr>
        <w:t>Koren Y, Bell R, Volinsky C. Matrix factorization techniques for recommender systems[J]. Computer, 2009, 42(8).</w:t>
      </w:r>
    </w:p>
    <w:p w14:paraId="452C56B4" w14:textId="77777777" w:rsidR="00014D85" w:rsidRPr="00014D85" w:rsidRDefault="00014D85" w:rsidP="00E57851">
      <w:pPr>
        <w:pStyle w:val="ab"/>
        <w:numPr>
          <w:ilvl w:val="0"/>
          <w:numId w:val="8"/>
        </w:numPr>
        <w:spacing w:line="400" w:lineRule="exact"/>
        <w:rPr>
          <w:sz w:val="24"/>
          <w:szCs w:val="24"/>
        </w:rPr>
      </w:pPr>
      <w:r w:rsidRPr="00014D85">
        <w:rPr>
          <w:sz w:val="24"/>
          <w:szCs w:val="24"/>
        </w:rPr>
        <w:t>Mnih A, Salakhutdinov R R. Probabilistic matrix factorization[C]//Advances in neural information processing systems. 2008: 1257-1264.</w:t>
      </w:r>
    </w:p>
    <w:p w14:paraId="51071A72" w14:textId="77777777" w:rsidR="00014D85" w:rsidRPr="00014D85" w:rsidRDefault="00014D85" w:rsidP="00E57851">
      <w:pPr>
        <w:pStyle w:val="ab"/>
        <w:numPr>
          <w:ilvl w:val="0"/>
          <w:numId w:val="8"/>
        </w:numPr>
        <w:spacing w:line="400" w:lineRule="exact"/>
        <w:rPr>
          <w:sz w:val="24"/>
          <w:szCs w:val="24"/>
        </w:rPr>
      </w:pPr>
      <w:r w:rsidRPr="00014D85">
        <w:rPr>
          <w:sz w:val="24"/>
          <w:szCs w:val="24"/>
        </w:rPr>
        <w:t>Covington P, Adams J, Sargin E. Deep neural networks for youtube recommendations[C]//Proceedings of the 10th ACM Conference on Recommender Systems. ACM, 2016: 191-198.</w:t>
      </w:r>
    </w:p>
    <w:p w14:paraId="188E6633" w14:textId="77777777" w:rsidR="00014D85" w:rsidRPr="00014D85" w:rsidRDefault="00014D85" w:rsidP="00E57851">
      <w:pPr>
        <w:pStyle w:val="ab"/>
        <w:numPr>
          <w:ilvl w:val="0"/>
          <w:numId w:val="8"/>
        </w:numPr>
        <w:spacing w:line="400" w:lineRule="exact"/>
        <w:rPr>
          <w:sz w:val="24"/>
          <w:szCs w:val="24"/>
        </w:rPr>
      </w:pPr>
      <w:r w:rsidRPr="00014D85">
        <w:rPr>
          <w:sz w:val="24"/>
          <w:szCs w:val="24"/>
        </w:rPr>
        <w:t>Xue H J, Dai X Y, Zhang J, et al. Deep Matrix Factorization Models for Recommender Systems[J]. static. ijcai. org, 2017.</w:t>
      </w:r>
    </w:p>
    <w:p w14:paraId="29F383C0" w14:textId="77777777" w:rsidR="00014D85" w:rsidRPr="00014D85" w:rsidRDefault="00014D85" w:rsidP="00E57851">
      <w:pPr>
        <w:pStyle w:val="ab"/>
        <w:numPr>
          <w:ilvl w:val="0"/>
          <w:numId w:val="8"/>
        </w:numPr>
        <w:spacing w:line="400" w:lineRule="exact"/>
        <w:rPr>
          <w:sz w:val="24"/>
          <w:szCs w:val="24"/>
        </w:rPr>
      </w:pPr>
      <w:r w:rsidRPr="00014D85">
        <w:rPr>
          <w:sz w:val="24"/>
          <w:szCs w:val="24"/>
        </w:rPr>
        <w:t>Dong X, Yu L, Wu Z, et al. A Hybrid Collaborative Filtering Model with Deep Structure for Recommender Systems[C]//AAAI. 2017: 1309-1315.</w:t>
      </w:r>
    </w:p>
    <w:p w14:paraId="7E1232B0" w14:textId="77777777" w:rsidR="00C2780A" w:rsidRPr="00014D85" w:rsidRDefault="00014D85" w:rsidP="00E57851">
      <w:pPr>
        <w:pStyle w:val="ab"/>
        <w:numPr>
          <w:ilvl w:val="0"/>
          <w:numId w:val="8"/>
        </w:numPr>
        <w:spacing w:line="400" w:lineRule="exact"/>
        <w:rPr>
          <w:sz w:val="24"/>
          <w:szCs w:val="24"/>
        </w:rPr>
      </w:pPr>
      <w:r w:rsidRPr="00014D85">
        <w:rPr>
          <w:sz w:val="24"/>
          <w:szCs w:val="24"/>
        </w:rPr>
        <w:t>He X, Liao L, Zhang H, et al. Neural collaborative filtering[C]//Proceedings of the 26th International Conference on World Wide Web. International World Wide Web Conferences Steering Committee, 2017: 173-182.</w:t>
      </w:r>
    </w:p>
    <w:p w14:paraId="1B2F9741" w14:textId="77777777" w:rsidR="00392C9C" w:rsidRPr="00C2780A" w:rsidRDefault="00392C9C" w:rsidP="00C2780A">
      <w:pPr>
        <w:snapToGrid w:val="0"/>
        <w:spacing w:line="440" w:lineRule="exact"/>
        <w:rPr>
          <w:rFonts w:ascii="宋体" w:hAnsi="宋体"/>
          <w:sz w:val="24"/>
          <w:szCs w:val="24"/>
        </w:rPr>
      </w:pPr>
    </w:p>
    <w:p w14:paraId="0BCA6245" w14:textId="77777777" w:rsidR="00392C9C" w:rsidRDefault="00392C9C" w:rsidP="00392C9C">
      <w:pPr>
        <w:snapToGrid w:val="0"/>
        <w:spacing w:line="440" w:lineRule="exact"/>
        <w:ind w:firstLineChars="196" w:firstLine="549"/>
        <w:rPr>
          <w:rFonts w:ascii="楷体" w:eastAsia="楷体" w:hAnsi="楷体" w:cs="楷体_GB2312"/>
          <w:b/>
          <w:bCs/>
          <w:color w:val="0070C0"/>
          <w:sz w:val="28"/>
          <w:szCs w:val="28"/>
        </w:rPr>
      </w:pPr>
      <w:r w:rsidRPr="00F41D4D">
        <w:rPr>
          <w:rFonts w:ascii="楷体" w:eastAsia="楷体" w:hAnsi="楷体"/>
          <w:color w:val="0070C0"/>
          <w:sz w:val="28"/>
          <w:szCs w:val="28"/>
        </w:rPr>
        <w:t>2</w:t>
      </w:r>
      <w:r w:rsidRPr="00F41D4D">
        <w:rPr>
          <w:rFonts w:ascii="楷体" w:eastAsia="楷体" w:hAnsi="楷体" w:cs="楷体_GB2312" w:hint="eastAsia"/>
          <w:color w:val="0070C0"/>
          <w:sz w:val="28"/>
          <w:szCs w:val="28"/>
        </w:rPr>
        <w:t>．</w:t>
      </w:r>
      <w:r w:rsidRPr="00F41D4D">
        <w:rPr>
          <w:rFonts w:ascii="楷体" w:eastAsia="楷体" w:hAnsi="楷体" w:cs="楷体_GB2312" w:hint="eastAsia"/>
          <w:b/>
          <w:bCs/>
          <w:color w:val="0070C0"/>
          <w:sz w:val="28"/>
          <w:szCs w:val="28"/>
        </w:rPr>
        <w:t>项目的研究内容、研究目标，以及拟解决的关键科学问题</w:t>
      </w:r>
      <w:r w:rsidRPr="00F41D4D">
        <w:rPr>
          <w:rFonts w:ascii="楷体" w:eastAsia="楷体" w:hAnsi="楷体" w:cs="楷体_GB2312" w:hint="eastAsia"/>
          <w:color w:val="0070C0"/>
          <w:sz w:val="28"/>
          <w:szCs w:val="28"/>
        </w:rPr>
        <w:t>（此部分为重点阐述内容）</w:t>
      </w:r>
      <w:r w:rsidRPr="00F41D4D">
        <w:rPr>
          <w:rFonts w:ascii="楷体" w:eastAsia="楷体" w:hAnsi="楷体" w:cs="楷体_GB2312" w:hint="eastAsia"/>
          <w:b/>
          <w:bCs/>
          <w:color w:val="0070C0"/>
          <w:sz w:val="28"/>
          <w:szCs w:val="28"/>
        </w:rPr>
        <w:t>；</w:t>
      </w:r>
    </w:p>
    <w:p w14:paraId="6E28B9BF" w14:textId="77777777" w:rsidR="008D4995" w:rsidRPr="008D4995" w:rsidRDefault="008D4995" w:rsidP="00E57851">
      <w:pPr>
        <w:pStyle w:val="a7"/>
        <w:keepNext/>
        <w:keepLines/>
        <w:numPr>
          <w:ilvl w:val="0"/>
          <w:numId w:val="1"/>
        </w:numPr>
        <w:spacing w:before="240" w:after="240" w:line="415" w:lineRule="auto"/>
        <w:ind w:firstLineChars="0"/>
        <w:outlineLvl w:val="0"/>
        <w:rPr>
          <w:rFonts w:eastAsia="楷体_GB2312"/>
          <w:b/>
          <w:bCs/>
          <w:vanish/>
          <w:sz w:val="24"/>
          <w:szCs w:val="32"/>
        </w:rPr>
      </w:pPr>
    </w:p>
    <w:p w14:paraId="2B6AB592" w14:textId="77777777" w:rsidR="006430A9" w:rsidRPr="006430A9" w:rsidRDefault="006430A9" w:rsidP="00E57851">
      <w:pPr>
        <w:pStyle w:val="a7"/>
        <w:keepNext/>
        <w:keepLines/>
        <w:numPr>
          <w:ilvl w:val="0"/>
          <w:numId w:val="17"/>
        </w:numPr>
        <w:spacing w:before="240" w:after="240" w:line="415" w:lineRule="auto"/>
        <w:ind w:firstLineChars="0"/>
        <w:outlineLvl w:val="0"/>
        <w:rPr>
          <w:rFonts w:eastAsia="楷体_GB2312"/>
          <w:b/>
          <w:bCs/>
          <w:vanish/>
          <w:sz w:val="24"/>
          <w:szCs w:val="32"/>
        </w:rPr>
      </w:pPr>
    </w:p>
    <w:p w14:paraId="37C46C25" w14:textId="77777777" w:rsidR="00AC4CBC" w:rsidRPr="006F66F5" w:rsidRDefault="00AC4CBC" w:rsidP="006430A9">
      <w:pPr>
        <w:pStyle w:val="1"/>
      </w:pPr>
      <w:r w:rsidRPr="006F66F5">
        <w:rPr>
          <w:rFonts w:hint="eastAsia"/>
        </w:rPr>
        <w:t>研究内容</w:t>
      </w:r>
    </w:p>
    <w:p w14:paraId="73AC4D50" w14:textId="77777777" w:rsidR="00660C5E" w:rsidRDefault="00C7260D" w:rsidP="00AC4CBC">
      <w:pPr>
        <w:spacing w:line="400" w:lineRule="exact"/>
        <w:ind w:firstLineChars="200" w:firstLine="480"/>
        <w:rPr>
          <w:rFonts w:eastAsia="楷体_GB2312"/>
          <w:sz w:val="24"/>
        </w:rPr>
      </w:pPr>
      <w:bookmarkStart w:id="11" w:name="_Toc342678788"/>
      <w:r>
        <w:rPr>
          <w:rFonts w:eastAsia="楷体_GB2312" w:hint="eastAsia"/>
          <w:sz w:val="24"/>
        </w:rPr>
        <w:t>本</w:t>
      </w:r>
      <w:r w:rsidR="000D6FB8" w:rsidRPr="000D6FB8">
        <w:rPr>
          <w:rFonts w:eastAsia="楷体_GB2312" w:hint="eastAsia"/>
          <w:sz w:val="24"/>
        </w:rPr>
        <w:t>课题针对商家评论和客流模型相结合的路线推荐中的理论问题展开研究工作，具体</w:t>
      </w:r>
      <w:r w:rsidR="00660C5E">
        <w:rPr>
          <w:rFonts w:eastAsia="楷体_GB2312" w:hint="eastAsia"/>
          <w:sz w:val="24"/>
        </w:rPr>
        <w:t>工作</w:t>
      </w:r>
      <w:r w:rsidR="00660C5E">
        <w:rPr>
          <w:rFonts w:eastAsia="楷体_GB2312"/>
          <w:sz w:val="24"/>
        </w:rPr>
        <w:t>如下</w:t>
      </w:r>
      <w:r w:rsidR="00660C5E">
        <w:rPr>
          <w:rFonts w:eastAsia="楷体_GB2312" w:hint="eastAsia"/>
          <w:sz w:val="24"/>
        </w:rPr>
        <w:t>:</w:t>
      </w:r>
    </w:p>
    <w:p w14:paraId="23531B05" w14:textId="77777777" w:rsidR="00660C5E" w:rsidRPr="00660C5E" w:rsidRDefault="000D6FB8" w:rsidP="00660C5E">
      <w:pPr>
        <w:pStyle w:val="a7"/>
        <w:numPr>
          <w:ilvl w:val="0"/>
          <w:numId w:val="34"/>
        </w:numPr>
        <w:spacing w:line="400" w:lineRule="exact"/>
        <w:ind w:left="0" w:firstLine="480"/>
        <w:rPr>
          <w:rFonts w:eastAsia="楷体_GB2312"/>
          <w:sz w:val="24"/>
        </w:rPr>
      </w:pPr>
      <w:r w:rsidRPr="00660C5E">
        <w:rPr>
          <w:rFonts w:eastAsia="楷体_GB2312" w:hint="eastAsia"/>
          <w:sz w:val="24"/>
        </w:rPr>
        <w:t>以轨道交通站点为坐标的商家评论优化，挖掘商家评论和微博评论的文本数据，提取与出行相关的商家特征，并进行优化；</w:t>
      </w:r>
    </w:p>
    <w:p w14:paraId="40CCA019" w14:textId="77777777" w:rsidR="00660C5E" w:rsidRDefault="000D6FB8" w:rsidP="00660C5E">
      <w:pPr>
        <w:pStyle w:val="a7"/>
        <w:numPr>
          <w:ilvl w:val="0"/>
          <w:numId w:val="34"/>
        </w:numPr>
        <w:spacing w:line="400" w:lineRule="exact"/>
        <w:ind w:left="0" w:firstLine="480"/>
        <w:rPr>
          <w:rFonts w:eastAsia="楷体_GB2312"/>
          <w:sz w:val="24"/>
        </w:rPr>
      </w:pPr>
      <w:r w:rsidRPr="00660C5E">
        <w:rPr>
          <w:rFonts w:eastAsia="楷体_GB2312" w:hint="eastAsia"/>
          <w:sz w:val="24"/>
        </w:rPr>
        <w:t>基于天气、季节、商家和客流等多因素的实时客流建模，研究多因素的向量表示和利用深度学习模型的客流建模；</w:t>
      </w:r>
    </w:p>
    <w:p w14:paraId="36C8277B" w14:textId="77777777" w:rsidR="00660C5E" w:rsidRDefault="000D6FB8" w:rsidP="00660C5E">
      <w:pPr>
        <w:pStyle w:val="a7"/>
        <w:numPr>
          <w:ilvl w:val="0"/>
          <w:numId w:val="34"/>
        </w:numPr>
        <w:spacing w:line="400" w:lineRule="exact"/>
        <w:ind w:left="0" w:firstLine="480"/>
        <w:rPr>
          <w:rFonts w:eastAsia="楷体_GB2312"/>
          <w:sz w:val="24"/>
        </w:rPr>
      </w:pPr>
      <w:r w:rsidRPr="00660C5E">
        <w:rPr>
          <w:rFonts w:eastAsia="楷体_GB2312" w:hint="eastAsia"/>
          <w:sz w:val="24"/>
        </w:rPr>
        <w:t>结合商家和客流的路线推荐，研究利用深度学习模型、协同过滤方法的路线推荐，研究商家、客流、历史行为数据对推荐的影响情况。</w:t>
      </w:r>
    </w:p>
    <w:p w14:paraId="05759393" w14:textId="379F6549" w:rsidR="00AC4CBC" w:rsidRPr="00660C5E" w:rsidRDefault="000D6FB8" w:rsidP="00660C5E">
      <w:pPr>
        <w:spacing w:line="400" w:lineRule="exact"/>
        <w:ind w:firstLineChars="200" w:firstLine="480"/>
        <w:rPr>
          <w:rFonts w:eastAsia="楷体_GB2312"/>
          <w:sz w:val="24"/>
        </w:rPr>
      </w:pPr>
      <w:r w:rsidRPr="00660C5E">
        <w:rPr>
          <w:rFonts w:eastAsia="楷体_GB2312" w:hint="eastAsia"/>
          <w:sz w:val="24"/>
        </w:rPr>
        <w:lastRenderedPageBreak/>
        <w:t>课题的研究工作涉及文本挖掘、客流预测、多因素融合的推荐方法，同时研究上述理论问题在轨道交通出行中的应用方案</w:t>
      </w:r>
      <w:r w:rsidR="00824416" w:rsidRPr="00660C5E">
        <w:rPr>
          <w:rFonts w:eastAsia="楷体_GB2312"/>
          <w:sz w:val="24"/>
        </w:rPr>
        <w:t>。具体</w:t>
      </w:r>
      <w:r w:rsidR="00824416" w:rsidRPr="00660C5E">
        <w:rPr>
          <w:rFonts w:eastAsia="楷体_GB2312" w:hint="eastAsia"/>
          <w:sz w:val="24"/>
        </w:rPr>
        <w:t>研究</w:t>
      </w:r>
      <w:r w:rsidR="00824416" w:rsidRPr="00660C5E">
        <w:rPr>
          <w:rFonts w:eastAsia="楷体_GB2312"/>
          <w:sz w:val="24"/>
        </w:rPr>
        <w:t>内容如下</w:t>
      </w:r>
      <w:r w:rsidR="00824416" w:rsidRPr="00660C5E">
        <w:rPr>
          <w:rFonts w:eastAsia="楷体_GB2312" w:hint="eastAsia"/>
          <w:sz w:val="24"/>
        </w:rPr>
        <w:t>：</w:t>
      </w:r>
    </w:p>
    <w:p w14:paraId="0AAB1080" w14:textId="77777777" w:rsidR="00AC4CBC" w:rsidRPr="008D4995" w:rsidRDefault="00824416" w:rsidP="00FC170C">
      <w:pPr>
        <w:pStyle w:val="3"/>
      </w:pPr>
      <w:r w:rsidRPr="008D4995">
        <w:rPr>
          <w:rFonts w:hint="eastAsia"/>
        </w:rPr>
        <w:t>基于评论</w:t>
      </w:r>
      <w:r w:rsidRPr="008D4995">
        <w:t>和微博数据的</w:t>
      </w:r>
      <w:r w:rsidRPr="008D4995">
        <w:rPr>
          <w:rFonts w:hint="eastAsia"/>
        </w:rPr>
        <w:t>商家</w:t>
      </w:r>
      <w:r w:rsidRPr="008D4995">
        <w:t>标签优化</w:t>
      </w:r>
    </w:p>
    <w:p w14:paraId="5FA4A46A" w14:textId="77777777" w:rsidR="00AC4CBC" w:rsidRDefault="00824416" w:rsidP="00AC4CBC">
      <w:pPr>
        <w:spacing w:line="400" w:lineRule="exact"/>
        <w:ind w:firstLineChars="200" w:firstLine="480"/>
        <w:rPr>
          <w:rFonts w:eastAsia="楷体_GB2312"/>
          <w:sz w:val="24"/>
        </w:rPr>
      </w:pPr>
      <w:r>
        <w:rPr>
          <w:rFonts w:eastAsia="楷体_GB2312" w:hint="eastAsia"/>
          <w:sz w:val="24"/>
        </w:rPr>
        <w:t>本课题</w:t>
      </w:r>
      <w:r>
        <w:rPr>
          <w:rFonts w:eastAsia="楷体_GB2312"/>
          <w:sz w:val="24"/>
        </w:rPr>
        <w:t>文本数据的来源主要由两部分组成</w:t>
      </w:r>
      <w:r>
        <w:rPr>
          <w:rFonts w:eastAsia="楷体_GB2312" w:hint="eastAsia"/>
          <w:sz w:val="24"/>
        </w:rPr>
        <w:t>:</w:t>
      </w:r>
      <w:r>
        <w:rPr>
          <w:rFonts w:eastAsia="楷体_GB2312" w:hint="eastAsia"/>
          <w:sz w:val="24"/>
        </w:rPr>
        <w:t>商家</w:t>
      </w:r>
      <w:r>
        <w:rPr>
          <w:rFonts w:eastAsia="楷体_GB2312"/>
          <w:sz w:val="24"/>
        </w:rPr>
        <w:t>评论文本和微博文本。</w:t>
      </w:r>
      <w:r>
        <w:rPr>
          <w:rFonts w:eastAsia="楷体_GB2312" w:hint="eastAsia"/>
          <w:sz w:val="24"/>
        </w:rPr>
        <w:t>当前</w:t>
      </w:r>
      <w:r>
        <w:rPr>
          <w:rFonts w:eastAsia="楷体_GB2312"/>
          <w:sz w:val="24"/>
        </w:rPr>
        <w:t>主流的点评网站上，存在着标签不完善和数据不完善的问题，而本课题将</w:t>
      </w:r>
      <w:r>
        <w:rPr>
          <w:rFonts w:eastAsia="楷体_GB2312" w:hint="eastAsia"/>
          <w:sz w:val="24"/>
        </w:rPr>
        <w:t>通过</w:t>
      </w:r>
      <w:r>
        <w:rPr>
          <w:rFonts w:eastAsia="楷体_GB2312"/>
          <w:sz w:val="24"/>
        </w:rPr>
        <w:t>多标签分类</w:t>
      </w:r>
      <w:r>
        <w:rPr>
          <w:rFonts w:eastAsia="楷体_GB2312" w:hint="eastAsia"/>
          <w:sz w:val="24"/>
        </w:rPr>
        <w:t>和</w:t>
      </w:r>
      <w:r>
        <w:rPr>
          <w:rFonts w:eastAsia="楷体_GB2312"/>
          <w:sz w:val="24"/>
        </w:rPr>
        <w:t>实体关系识别的方法</w:t>
      </w:r>
      <w:r>
        <w:rPr>
          <w:rFonts w:eastAsia="楷体_GB2312" w:hint="eastAsia"/>
          <w:sz w:val="24"/>
        </w:rPr>
        <w:t>来</w:t>
      </w:r>
      <w:r>
        <w:rPr>
          <w:rFonts w:eastAsia="楷体_GB2312"/>
          <w:sz w:val="24"/>
        </w:rPr>
        <w:t>优化商家的标签</w:t>
      </w:r>
      <w:r w:rsidR="005611B9">
        <w:rPr>
          <w:rFonts w:eastAsia="楷体_GB2312" w:hint="eastAsia"/>
          <w:sz w:val="24"/>
        </w:rPr>
        <w:t>，</w:t>
      </w:r>
      <w:r w:rsidR="005611B9">
        <w:rPr>
          <w:rFonts w:eastAsia="楷体_GB2312"/>
          <w:sz w:val="24"/>
        </w:rPr>
        <w:t>并解决商家标签</w:t>
      </w:r>
      <w:r w:rsidR="005611B9">
        <w:rPr>
          <w:rFonts w:eastAsia="楷体_GB2312" w:hint="eastAsia"/>
          <w:sz w:val="24"/>
        </w:rPr>
        <w:t>不够</w:t>
      </w:r>
      <w:r w:rsidR="005611B9">
        <w:rPr>
          <w:rFonts w:eastAsia="楷体_GB2312"/>
          <w:sz w:val="24"/>
        </w:rPr>
        <w:t>准确，不够完善且维度不</w:t>
      </w:r>
      <w:r w:rsidR="005611B9">
        <w:rPr>
          <w:rFonts w:eastAsia="楷体_GB2312" w:hint="eastAsia"/>
          <w:sz w:val="24"/>
        </w:rPr>
        <w:t>统一</w:t>
      </w:r>
      <w:r w:rsidR="005611B9">
        <w:rPr>
          <w:rFonts w:eastAsia="楷体_GB2312"/>
          <w:sz w:val="24"/>
        </w:rPr>
        <w:t>的问题</w:t>
      </w:r>
      <w:r w:rsidR="005611B9">
        <w:rPr>
          <w:rFonts w:eastAsia="楷体_GB2312" w:hint="eastAsia"/>
          <w:sz w:val="24"/>
        </w:rPr>
        <w:t>，最终</w:t>
      </w:r>
      <w:r w:rsidR="005611B9">
        <w:rPr>
          <w:rFonts w:eastAsia="楷体_GB2312"/>
          <w:sz w:val="24"/>
        </w:rPr>
        <w:t>从</w:t>
      </w:r>
      <w:r w:rsidR="005611B9" w:rsidRPr="005611B9">
        <w:rPr>
          <w:rFonts w:eastAsia="楷体_GB2312" w:hint="eastAsia"/>
          <w:sz w:val="24"/>
        </w:rPr>
        <w:t>文本类型的数据中挖掘商家、商家提供的服务内容—如菜品、环境、服务、口味等</w:t>
      </w:r>
      <w:r w:rsidR="005611B9">
        <w:rPr>
          <w:rFonts w:eastAsia="楷体_GB2312" w:hint="eastAsia"/>
          <w:sz w:val="24"/>
        </w:rPr>
        <w:t>标签</w:t>
      </w:r>
      <w:r w:rsidR="005611B9">
        <w:rPr>
          <w:rFonts w:eastAsia="楷体_GB2312"/>
          <w:sz w:val="24"/>
        </w:rPr>
        <w:t>。课题</w:t>
      </w:r>
      <w:r w:rsidR="005611B9">
        <w:rPr>
          <w:rFonts w:eastAsia="楷体_GB2312" w:hint="eastAsia"/>
          <w:sz w:val="24"/>
        </w:rPr>
        <w:t>将</w:t>
      </w:r>
      <w:r w:rsidR="005611B9">
        <w:rPr>
          <w:rFonts w:eastAsia="楷体_GB2312"/>
          <w:sz w:val="24"/>
        </w:rPr>
        <w:t>从下述两方面研究标签的提取和优化</w:t>
      </w:r>
      <w:r w:rsidR="005611B9">
        <w:rPr>
          <w:rFonts w:eastAsia="楷体_GB2312" w:hint="eastAsia"/>
          <w:sz w:val="24"/>
        </w:rPr>
        <w:t>:</w:t>
      </w:r>
    </w:p>
    <w:p w14:paraId="4A444CE6" w14:textId="77777777" w:rsidR="005611B9" w:rsidRDefault="005611B9" w:rsidP="00E57851">
      <w:pPr>
        <w:numPr>
          <w:ilvl w:val="0"/>
          <w:numId w:val="10"/>
        </w:numPr>
        <w:spacing w:line="400" w:lineRule="exact"/>
        <w:rPr>
          <w:rFonts w:ascii="楷体" w:eastAsia="楷体" w:hAnsi="楷体"/>
          <w:sz w:val="24"/>
          <w:szCs w:val="24"/>
        </w:rPr>
      </w:pPr>
      <w:r>
        <w:rPr>
          <w:rFonts w:ascii="楷体" w:eastAsia="楷体" w:hAnsi="楷体" w:hint="eastAsia"/>
          <w:sz w:val="24"/>
          <w:szCs w:val="24"/>
        </w:rPr>
        <w:t>服务内容类型标签提取（如：</w:t>
      </w:r>
      <w:r w:rsidRPr="009B736A">
        <w:rPr>
          <w:rFonts w:ascii="楷体" w:eastAsia="楷体" w:hAnsi="楷体"/>
          <w:sz w:val="24"/>
          <w:szCs w:val="24"/>
        </w:rPr>
        <w:t>环境、服务</w:t>
      </w:r>
      <w:r>
        <w:rPr>
          <w:rFonts w:ascii="楷体" w:eastAsia="楷体" w:hAnsi="楷体" w:hint="eastAsia"/>
          <w:sz w:val="24"/>
          <w:szCs w:val="24"/>
        </w:rPr>
        <w:t>、口味、交易方式等）</w:t>
      </w:r>
    </w:p>
    <w:p w14:paraId="3946FDF4" w14:textId="77777777" w:rsidR="005611B9" w:rsidRDefault="005611B9" w:rsidP="00543908">
      <w:pPr>
        <w:spacing w:line="400" w:lineRule="exact"/>
        <w:ind w:firstLineChars="200" w:firstLine="480"/>
        <w:rPr>
          <w:rFonts w:ascii="楷体" w:eastAsia="楷体" w:hAnsi="楷体"/>
          <w:sz w:val="24"/>
          <w:szCs w:val="24"/>
        </w:rPr>
      </w:pPr>
      <w:r>
        <w:rPr>
          <w:rFonts w:ascii="楷体" w:eastAsia="楷体" w:hAnsi="楷体"/>
          <w:sz w:val="24"/>
          <w:szCs w:val="24"/>
        </w:rPr>
        <w:t>商家标签</w:t>
      </w:r>
      <w:r>
        <w:rPr>
          <w:rFonts w:ascii="楷体" w:eastAsia="楷体" w:hAnsi="楷体" w:hint="eastAsia"/>
          <w:sz w:val="24"/>
          <w:szCs w:val="24"/>
        </w:rPr>
        <w:t>代表</w:t>
      </w:r>
      <w:r>
        <w:rPr>
          <w:rFonts w:ascii="楷体" w:eastAsia="楷体" w:hAnsi="楷体"/>
          <w:sz w:val="24"/>
          <w:szCs w:val="24"/>
        </w:rPr>
        <w:t>了商家</w:t>
      </w:r>
      <w:r>
        <w:rPr>
          <w:rFonts w:ascii="楷体" w:eastAsia="楷体" w:hAnsi="楷体" w:hint="eastAsia"/>
          <w:sz w:val="24"/>
          <w:szCs w:val="24"/>
        </w:rPr>
        <w:t>特征</w:t>
      </w:r>
      <w:r>
        <w:rPr>
          <w:rFonts w:ascii="楷体" w:eastAsia="楷体" w:hAnsi="楷体"/>
          <w:sz w:val="24"/>
          <w:szCs w:val="24"/>
        </w:rPr>
        <w:t>，</w:t>
      </w:r>
      <w:r>
        <w:rPr>
          <w:rFonts w:ascii="楷体" w:eastAsia="楷体" w:hAnsi="楷体" w:hint="eastAsia"/>
          <w:sz w:val="24"/>
          <w:szCs w:val="24"/>
        </w:rPr>
        <w:t>一般</w:t>
      </w:r>
      <w:r>
        <w:rPr>
          <w:rFonts w:ascii="楷体" w:eastAsia="楷体" w:hAnsi="楷体"/>
          <w:sz w:val="24"/>
          <w:szCs w:val="24"/>
        </w:rPr>
        <w:t>是来自于用户的点评信息</w:t>
      </w:r>
      <w:r>
        <w:rPr>
          <w:rFonts w:ascii="楷体" w:eastAsia="楷体" w:hAnsi="楷体" w:hint="eastAsia"/>
          <w:sz w:val="24"/>
          <w:szCs w:val="24"/>
        </w:rPr>
        <w:t>。</w:t>
      </w:r>
      <w:r w:rsidR="00543908" w:rsidRPr="00543908">
        <w:rPr>
          <w:rFonts w:ascii="楷体" w:eastAsia="楷体" w:hAnsi="楷体" w:hint="eastAsia"/>
          <w:sz w:val="24"/>
          <w:szCs w:val="24"/>
        </w:rPr>
        <w:t>现有商业系统中标签提取方法保证了提取效率，准确度较低，标签缺失问题较严重，不适用于后续算法直接处理。因此完善商家标签，提升标签的质量，是后续计算的基础。本课题提出了一种嵌入语义的多标签的方法，通过将点评文本映</w:t>
      </w:r>
      <w:r w:rsidR="00543908">
        <w:rPr>
          <w:rFonts w:ascii="楷体" w:eastAsia="楷体" w:hAnsi="楷体" w:hint="eastAsia"/>
          <w:sz w:val="24"/>
          <w:szCs w:val="24"/>
        </w:rPr>
        <w:t>射为多标签向量实现对文本关联性的量化，为后续量化和计算建立基础</w:t>
      </w:r>
      <w:r w:rsidRPr="00D11B81">
        <w:rPr>
          <w:rFonts w:ascii="楷体" w:eastAsia="楷体" w:hAnsi="楷体" w:hint="eastAsia"/>
          <w:sz w:val="24"/>
          <w:szCs w:val="24"/>
        </w:rPr>
        <w:t>。</w:t>
      </w:r>
    </w:p>
    <w:p w14:paraId="738950C8" w14:textId="77777777" w:rsidR="005611B9" w:rsidRPr="00BD73FC" w:rsidRDefault="005611B9" w:rsidP="00E57851">
      <w:pPr>
        <w:numPr>
          <w:ilvl w:val="0"/>
          <w:numId w:val="9"/>
        </w:numPr>
        <w:spacing w:line="400" w:lineRule="exact"/>
        <w:ind w:left="0" w:firstLineChars="200" w:firstLine="480"/>
        <w:rPr>
          <w:rFonts w:ascii="楷体" w:eastAsia="楷体" w:hAnsi="楷体"/>
          <w:sz w:val="24"/>
          <w:szCs w:val="24"/>
        </w:rPr>
      </w:pPr>
      <w:r>
        <w:rPr>
          <w:rFonts w:ascii="楷体" w:eastAsia="楷体" w:hAnsi="楷体" w:hint="eastAsia"/>
          <w:sz w:val="24"/>
          <w:szCs w:val="24"/>
        </w:rPr>
        <w:t>文本</w:t>
      </w:r>
      <w:r w:rsidRPr="007863F4">
        <w:rPr>
          <w:rFonts w:ascii="楷体" w:eastAsia="楷体" w:hAnsi="楷体" w:hint="eastAsia"/>
          <w:sz w:val="24"/>
          <w:szCs w:val="24"/>
        </w:rPr>
        <w:t>表示的信息包含度和准确度很大程度决定了</w:t>
      </w:r>
      <w:r>
        <w:rPr>
          <w:rFonts w:ascii="楷体" w:eastAsia="楷体" w:hAnsi="楷体" w:hint="eastAsia"/>
          <w:sz w:val="24"/>
          <w:szCs w:val="24"/>
        </w:rPr>
        <w:t>分类模型的最终效果。因此如何取得较好的点评文本表示是获取商家标签中重要的一环。本课题基于文本表示的用途提出对每个样本使用两套向量化方案。一个是使用</w:t>
      </w:r>
      <w:r w:rsidRPr="00D11B81">
        <w:rPr>
          <w:rFonts w:ascii="楷体" w:eastAsia="楷体" w:hAnsi="楷体"/>
          <w:sz w:val="24"/>
          <w:szCs w:val="24"/>
        </w:rPr>
        <w:t>one-hot向量用于语义分析</w:t>
      </w:r>
      <w:r>
        <w:rPr>
          <w:rFonts w:ascii="楷体" w:eastAsia="楷体" w:hAnsi="楷体" w:hint="eastAsia"/>
          <w:sz w:val="24"/>
          <w:szCs w:val="24"/>
        </w:rPr>
        <w:t>，</w:t>
      </w:r>
      <w:r w:rsidRPr="00161252">
        <w:rPr>
          <w:rFonts w:ascii="楷体" w:eastAsia="楷体" w:hAnsi="楷体" w:hint="eastAsia"/>
          <w:sz w:val="24"/>
          <w:szCs w:val="24"/>
        </w:rPr>
        <w:t>为模型额外提供了标签关联信息从而优化了模型效果</w:t>
      </w:r>
      <w:r>
        <w:rPr>
          <w:rFonts w:ascii="楷体" w:eastAsia="楷体" w:hAnsi="楷体" w:hint="eastAsia"/>
          <w:sz w:val="24"/>
          <w:szCs w:val="24"/>
        </w:rPr>
        <w:t>；另一种是使用</w:t>
      </w:r>
      <w:r w:rsidRPr="00D11B81">
        <w:rPr>
          <w:rFonts w:ascii="楷体" w:eastAsia="楷体" w:hAnsi="楷体"/>
          <w:sz w:val="24"/>
          <w:szCs w:val="24"/>
        </w:rPr>
        <w:t>word2vec和TF-IDF用于生成基础特征向量</w:t>
      </w:r>
      <w:r>
        <w:rPr>
          <w:rFonts w:ascii="楷体" w:eastAsia="楷体" w:hAnsi="楷体" w:hint="eastAsia"/>
          <w:sz w:val="24"/>
          <w:szCs w:val="24"/>
        </w:rPr>
        <w:t>。</w:t>
      </w:r>
    </w:p>
    <w:p w14:paraId="75ECEC02" w14:textId="77777777" w:rsidR="005611B9" w:rsidRPr="00BD73FC" w:rsidRDefault="00543908" w:rsidP="00E57851">
      <w:pPr>
        <w:numPr>
          <w:ilvl w:val="0"/>
          <w:numId w:val="9"/>
        </w:numPr>
        <w:spacing w:line="400" w:lineRule="exact"/>
        <w:ind w:left="0" w:firstLineChars="200" w:firstLine="480"/>
        <w:rPr>
          <w:rFonts w:ascii="楷体" w:eastAsia="楷体" w:hAnsi="楷体"/>
          <w:sz w:val="24"/>
          <w:szCs w:val="24"/>
        </w:rPr>
      </w:pPr>
      <w:r w:rsidRPr="00543908">
        <w:rPr>
          <w:rFonts w:ascii="楷体" w:eastAsia="楷体" w:hAnsi="楷体" w:hint="eastAsia"/>
          <w:sz w:val="24"/>
          <w:szCs w:val="24"/>
        </w:rPr>
        <w:t>在提高算法准确率的同时也要注重算法的复杂度，LDA语义模型的主要参数是主题数目k是一个超参数，为了找到最优k值，往往需要设置的搜索区间往往非常广，随着样本数量n和标签类别数量m的增长，算法的时间代价可能达到难以承受的地步。本课题研究上述多标签分类模型的优化策略，通过提出一种最优k</w:t>
      </w:r>
      <w:r>
        <w:rPr>
          <w:rFonts w:ascii="楷体" w:eastAsia="楷体" w:hAnsi="楷体" w:hint="eastAsia"/>
          <w:sz w:val="24"/>
          <w:szCs w:val="24"/>
        </w:rPr>
        <w:t>值区间预搜索算法以将算法复杂度降低到一个可接受的范围</w:t>
      </w:r>
      <w:r w:rsidR="005611B9" w:rsidRPr="00BD73FC">
        <w:rPr>
          <w:rFonts w:ascii="楷体" w:eastAsia="楷体" w:hAnsi="楷体" w:hint="eastAsia"/>
          <w:sz w:val="24"/>
          <w:szCs w:val="24"/>
        </w:rPr>
        <w:t>。</w:t>
      </w:r>
    </w:p>
    <w:p w14:paraId="1D270389" w14:textId="77777777" w:rsidR="005611B9" w:rsidRDefault="00543908" w:rsidP="00E57851">
      <w:pPr>
        <w:numPr>
          <w:ilvl w:val="0"/>
          <w:numId w:val="9"/>
        </w:numPr>
        <w:spacing w:line="400" w:lineRule="exact"/>
        <w:ind w:left="0" w:firstLineChars="200" w:firstLine="480"/>
        <w:rPr>
          <w:rFonts w:ascii="楷体" w:eastAsia="楷体" w:hAnsi="楷体"/>
          <w:sz w:val="24"/>
          <w:szCs w:val="24"/>
        </w:rPr>
      </w:pPr>
      <w:r w:rsidRPr="00543908">
        <w:rPr>
          <w:rFonts w:ascii="楷体" w:eastAsia="楷体" w:hAnsi="楷体" w:hint="eastAsia"/>
          <w:sz w:val="24"/>
          <w:szCs w:val="24"/>
        </w:rPr>
        <w:t>如何将大量的微博数据利用起来以辅助商家标签的构建。本课题拟采用的方法是先设计一个针对微博文本的二分类器，以提取出商家评论微博；然后将是商家评论的微博作为上述多标签分类模型的输入。这样增加了评论数据使得商家标签的获取更加准确</w:t>
      </w:r>
      <w:r w:rsidR="005611B9">
        <w:rPr>
          <w:rFonts w:ascii="楷体" w:eastAsia="楷体" w:hAnsi="楷体" w:hint="eastAsia"/>
          <w:sz w:val="24"/>
          <w:szCs w:val="24"/>
        </w:rPr>
        <w:t>。</w:t>
      </w:r>
    </w:p>
    <w:p w14:paraId="7CBF6D84" w14:textId="77777777" w:rsidR="005611B9" w:rsidRPr="00161252" w:rsidRDefault="005611B9" w:rsidP="00E57851">
      <w:pPr>
        <w:numPr>
          <w:ilvl w:val="0"/>
          <w:numId w:val="10"/>
        </w:numPr>
        <w:spacing w:line="400" w:lineRule="exact"/>
        <w:rPr>
          <w:rFonts w:ascii="楷体" w:eastAsia="楷体" w:hAnsi="楷体"/>
          <w:sz w:val="24"/>
          <w:szCs w:val="24"/>
        </w:rPr>
      </w:pPr>
      <w:r>
        <w:rPr>
          <w:rFonts w:ascii="楷体" w:eastAsia="楷体" w:hAnsi="楷体" w:hint="eastAsia"/>
          <w:sz w:val="24"/>
          <w:szCs w:val="24"/>
        </w:rPr>
        <w:t>菜品标签的提取</w:t>
      </w:r>
    </w:p>
    <w:p w14:paraId="56D95D7C" w14:textId="77777777" w:rsidR="005611B9" w:rsidRDefault="005611B9" w:rsidP="00AC4CBC">
      <w:pPr>
        <w:spacing w:line="400" w:lineRule="exact"/>
        <w:ind w:firstLineChars="200" w:firstLine="480"/>
        <w:rPr>
          <w:rFonts w:ascii="楷体" w:eastAsia="楷体" w:hAnsi="楷体"/>
          <w:sz w:val="24"/>
          <w:szCs w:val="24"/>
        </w:rPr>
      </w:pPr>
      <w:r>
        <w:rPr>
          <w:rFonts w:ascii="楷体" w:eastAsia="楷体" w:hAnsi="楷体" w:hint="eastAsia"/>
          <w:sz w:val="24"/>
          <w:szCs w:val="24"/>
        </w:rPr>
        <w:t>菜品</w:t>
      </w:r>
      <w:r>
        <w:rPr>
          <w:rFonts w:ascii="楷体" w:eastAsia="楷体" w:hAnsi="楷体"/>
          <w:sz w:val="24"/>
          <w:szCs w:val="24"/>
        </w:rPr>
        <w:t>标签的提取可转化为实体关系识别问题，</w:t>
      </w:r>
      <w:r>
        <w:rPr>
          <w:rFonts w:ascii="楷体" w:eastAsia="楷体" w:hAnsi="楷体" w:hint="eastAsia"/>
          <w:sz w:val="24"/>
          <w:szCs w:val="24"/>
        </w:rPr>
        <w:t>识别</w:t>
      </w:r>
      <w:r>
        <w:rPr>
          <w:rFonts w:ascii="楷体" w:eastAsia="楷体" w:hAnsi="楷体"/>
          <w:sz w:val="24"/>
          <w:szCs w:val="24"/>
        </w:rPr>
        <w:t>菜品和商家之间的关系</w:t>
      </w:r>
      <w:r>
        <w:rPr>
          <w:rFonts w:ascii="楷体" w:eastAsia="楷体" w:hAnsi="楷体" w:hint="eastAsia"/>
          <w:sz w:val="24"/>
          <w:szCs w:val="24"/>
        </w:rPr>
        <w:t>(是否</w:t>
      </w:r>
      <w:r>
        <w:rPr>
          <w:rFonts w:ascii="楷体" w:eastAsia="楷体" w:hAnsi="楷体"/>
          <w:sz w:val="24"/>
          <w:szCs w:val="24"/>
        </w:rPr>
        <w:t>推荐</w:t>
      </w:r>
      <w:r>
        <w:rPr>
          <w:rFonts w:ascii="楷体" w:eastAsia="楷体" w:hAnsi="楷体" w:hint="eastAsia"/>
          <w:sz w:val="24"/>
          <w:szCs w:val="24"/>
        </w:rPr>
        <w:t>)，</w:t>
      </w:r>
      <w:r>
        <w:rPr>
          <w:rFonts w:ascii="楷体" w:eastAsia="楷体" w:hAnsi="楷体"/>
          <w:sz w:val="24"/>
          <w:szCs w:val="24"/>
        </w:rPr>
        <w:t>目前</w:t>
      </w:r>
      <w:r>
        <w:rPr>
          <w:rFonts w:ascii="楷体" w:eastAsia="楷体" w:hAnsi="楷体" w:hint="eastAsia"/>
          <w:sz w:val="24"/>
          <w:szCs w:val="24"/>
        </w:rPr>
        <w:t>在</w:t>
      </w:r>
      <w:r w:rsidR="00F907AA">
        <w:rPr>
          <w:rFonts w:ascii="楷体" w:eastAsia="楷体" w:hAnsi="楷体"/>
          <w:sz w:val="24"/>
          <w:szCs w:val="24"/>
        </w:rPr>
        <w:t>实体关系识别领域</w:t>
      </w:r>
      <w:r w:rsidR="00F907AA">
        <w:rPr>
          <w:rFonts w:ascii="楷体" w:eastAsia="楷体" w:hAnsi="楷体" w:hint="eastAsia"/>
          <w:sz w:val="24"/>
          <w:szCs w:val="24"/>
        </w:rPr>
        <w:t>，</w:t>
      </w:r>
      <w:r w:rsidR="00F907AA">
        <w:rPr>
          <w:rFonts w:ascii="楷体" w:eastAsia="楷体" w:hAnsi="楷体"/>
          <w:sz w:val="24"/>
          <w:szCs w:val="24"/>
        </w:rPr>
        <w:t>面临</w:t>
      </w:r>
      <w:r w:rsidR="00F907AA">
        <w:rPr>
          <w:rFonts w:ascii="楷体" w:eastAsia="楷体" w:hAnsi="楷体" w:hint="eastAsia"/>
          <w:sz w:val="24"/>
          <w:szCs w:val="24"/>
        </w:rPr>
        <w:t>的</w:t>
      </w:r>
      <w:r w:rsidR="00F907AA">
        <w:rPr>
          <w:rFonts w:ascii="楷体" w:eastAsia="楷体" w:hAnsi="楷体"/>
          <w:sz w:val="24"/>
          <w:szCs w:val="24"/>
        </w:rPr>
        <w:t>主要问题是远程监督方法会引</w:t>
      </w:r>
      <w:r w:rsidR="00F907AA">
        <w:rPr>
          <w:rFonts w:ascii="楷体" w:eastAsia="楷体" w:hAnsi="楷体"/>
          <w:sz w:val="24"/>
          <w:szCs w:val="24"/>
        </w:rPr>
        <w:lastRenderedPageBreak/>
        <w:t>入较多噪声，因此</w:t>
      </w:r>
      <w:r w:rsidR="00F907AA">
        <w:rPr>
          <w:rFonts w:ascii="楷体" w:eastAsia="楷体" w:hAnsi="楷体" w:hint="eastAsia"/>
          <w:sz w:val="24"/>
          <w:szCs w:val="24"/>
        </w:rPr>
        <w:t>本课题</w:t>
      </w:r>
      <w:r w:rsidR="00F907AA">
        <w:rPr>
          <w:rFonts w:ascii="楷体" w:eastAsia="楷体" w:hAnsi="楷体"/>
          <w:sz w:val="24"/>
          <w:szCs w:val="24"/>
        </w:rPr>
        <w:t>拟提出基于多示例和注意力</w:t>
      </w:r>
      <w:r w:rsidR="00F907AA">
        <w:rPr>
          <w:rFonts w:ascii="楷体" w:eastAsia="楷体" w:hAnsi="楷体" w:hint="eastAsia"/>
          <w:sz w:val="24"/>
          <w:szCs w:val="24"/>
        </w:rPr>
        <w:t>交换</w:t>
      </w:r>
      <w:r w:rsidR="00F907AA">
        <w:rPr>
          <w:rFonts w:ascii="楷体" w:eastAsia="楷体" w:hAnsi="楷体"/>
          <w:sz w:val="24"/>
          <w:szCs w:val="24"/>
        </w:rPr>
        <w:t>的方法对训练集进行降噪处理，研究内容如下</w:t>
      </w:r>
      <w:r w:rsidR="00F907AA">
        <w:rPr>
          <w:rFonts w:ascii="楷体" w:eastAsia="楷体" w:hAnsi="楷体" w:hint="eastAsia"/>
          <w:sz w:val="24"/>
          <w:szCs w:val="24"/>
        </w:rPr>
        <w:t>:</w:t>
      </w:r>
    </w:p>
    <w:p w14:paraId="6BE433B0" w14:textId="77777777" w:rsidR="00F907AA" w:rsidRDefault="00F907AA" w:rsidP="00E57851">
      <w:pPr>
        <w:numPr>
          <w:ilvl w:val="0"/>
          <w:numId w:val="11"/>
        </w:numPr>
        <w:spacing w:line="400" w:lineRule="exact"/>
        <w:ind w:left="0" w:firstLineChars="200" w:firstLine="480"/>
        <w:rPr>
          <w:rFonts w:eastAsia="楷体_GB2312"/>
          <w:sz w:val="24"/>
        </w:rPr>
      </w:pPr>
      <w:r w:rsidRPr="007A3F89">
        <w:rPr>
          <w:rFonts w:eastAsia="楷体_GB2312" w:hint="eastAsia"/>
          <w:sz w:val="24"/>
        </w:rPr>
        <w:t>结合多示例算法来研究实体关系的抽取</w:t>
      </w:r>
      <w:r>
        <w:rPr>
          <w:rFonts w:eastAsia="楷体_GB2312" w:hint="eastAsia"/>
          <w:sz w:val="24"/>
        </w:rPr>
        <w:t>。</w:t>
      </w:r>
      <w:r w:rsidRPr="007A3F89">
        <w:rPr>
          <w:rFonts w:eastAsia="楷体_GB2312" w:hint="eastAsia"/>
          <w:sz w:val="24"/>
        </w:rPr>
        <w:t>多示例算法将每个实体对视为一个包，将所有包含该实体对的句子视为包中的示例</w:t>
      </w:r>
      <w:r>
        <w:rPr>
          <w:rFonts w:eastAsia="楷体_GB2312" w:hint="eastAsia"/>
          <w:sz w:val="24"/>
        </w:rPr>
        <w:t>。</w:t>
      </w:r>
      <w:r w:rsidRPr="007A3F89">
        <w:rPr>
          <w:rFonts w:eastAsia="楷体_GB2312" w:hint="eastAsia"/>
          <w:sz w:val="24"/>
        </w:rPr>
        <w:t>对实体关系的分类是基于包而不是基于示例</w:t>
      </w:r>
      <w:r>
        <w:rPr>
          <w:rFonts w:eastAsia="楷体_GB2312" w:hint="eastAsia"/>
          <w:sz w:val="24"/>
        </w:rPr>
        <w:t>。</w:t>
      </w:r>
      <w:r w:rsidRPr="007A3F89">
        <w:rPr>
          <w:rFonts w:eastAsia="楷体_GB2312" w:hint="eastAsia"/>
          <w:sz w:val="24"/>
        </w:rPr>
        <w:t>将多示例算法应用于关系抽取的好处在于，可以通过为包构建合理的特征表示，来减弱包内噪声示例带来的负面影响。</w:t>
      </w:r>
    </w:p>
    <w:p w14:paraId="2C9FD861" w14:textId="77777777" w:rsidR="00F907AA" w:rsidRDefault="00F907AA" w:rsidP="00E57851">
      <w:pPr>
        <w:numPr>
          <w:ilvl w:val="0"/>
          <w:numId w:val="11"/>
        </w:numPr>
        <w:spacing w:line="400" w:lineRule="exact"/>
        <w:ind w:left="0" w:firstLineChars="200" w:firstLine="480"/>
        <w:rPr>
          <w:rFonts w:eastAsia="楷体_GB2312"/>
          <w:sz w:val="24"/>
        </w:rPr>
      </w:pPr>
      <w:r>
        <w:rPr>
          <w:rFonts w:eastAsia="楷体_GB2312" w:hint="eastAsia"/>
          <w:sz w:val="24"/>
        </w:rPr>
        <w:t>基于</w:t>
      </w:r>
      <w:r>
        <w:rPr>
          <w:rFonts w:eastAsia="楷体_GB2312"/>
          <w:sz w:val="24"/>
        </w:rPr>
        <w:t>注意力机制进行包间示例的</w:t>
      </w:r>
      <w:r>
        <w:rPr>
          <w:rFonts w:eastAsia="楷体_GB2312" w:hint="eastAsia"/>
          <w:sz w:val="24"/>
        </w:rPr>
        <w:t>转移</w:t>
      </w:r>
      <w:r>
        <w:rPr>
          <w:rFonts w:eastAsia="楷体_GB2312"/>
          <w:sz w:val="24"/>
        </w:rPr>
        <w:t>。</w:t>
      </w:r>
      <w:r>
        <w:rPr>
          <w:rFonts w:eastAsia="楷体_GB2312" w:hint="eastAsia"/>
          <w:sz w:val="24"/>
        </w:rPr>
        <w:t>对于</w:t>
      </w:r>
      <w:r>
        <w:rPr>
          <w:rFonts w:eastAsia="楷体_GB2312"/>
          <w:sz w:val="24"/>
        </w:rPr>
        <w:t>噪声示例而言，其真实表达的关系和标注的关系是不同的，因此通过示例的转移，可以将噪声转移到正确</w:t>
      </w:r>
      <w:r>
        <w:rPr>
          <w:rFonts w:eastAsia="楷体_GB2312" w:hint="eastAsia"/>
          <w:sz w:val="24"/>
        </w:rPr>
        <w:t>的</w:t>
      </w:r>
      <w:r>
        <w:rPr>
          <w:rFonts w:eastAsia="楷体_GB2312"/>
          <w:sz w:val="24"/>
        </w:rPr>
        <w:t>关系</w:t>
      </w:r>
      <w:r>
        <w:rPr>
          <w:rFonts w:eastAsia="楷体_GB2312" w:hint="eastAsia"/>
          <w:sz w:val="24"/>
        </w:rPr>
        <w:t>下</w:t>
      </w:r>
      <w:r>
        <w:rPr>
          <w:rFonts w:eastAsia="楷体_GB2312"/>
          <w:sz w:val="24"/>
        </w:rPr>
        <w:t>，从而剔除噪声。</w:t>
      </w:r>
    </w:p>
    <w:p w14:paraId="0B3CDB61" w14:textId="288B448C" w:rsidR="00F907AA" w:rsidRPr="007A3F89" w:rsidRDefault="00F907AA" w:rsidP="00E57851">
      <w:pPr>
        <w:numPr>
          <w:ilvl w:val="0"/>
          <w:numId w:val="11"/>
        </w:numPr>
        <w:spacing w:line="400" w:lineRule="exact"/>
        <w:ind w:left="0" w:firstLineChars="200" w:firstLine="480"/>
        <w:rPr>
          <w:rFonts w:eastAsia="楷体_GB2312"/>
          <w:sz w:val="24"/>
        </w:rPr>
      </w:pPr>
      <w:r>
        <w:rPr>
          <w:rFonts w:eastAsia="楷体_GB2312" w:hint="eastAsia"/>
          <w:sz w:val="24"/>
        </w:rPr>
        <w:t>研究实体</w:t>
      </w:r>
      <w:r>
        <w:rPr>
          <w:rFonts w:eastAsia="楷体_GB2312"/>
          <w:sz w:val="24"/>
        </w:rPr>
        <w:t>关系抽取方法在</w:t>
      </w:r>
      <w:r>
        <w:rPr>
          <w:rFonts w:eastAsia="楷体_GB2312" w:hint="eastAsia"/>
          <w:sz w:val="24"/>
        </w:rPr>
        <w:t>商家</w:t>
      </w:r>
      <w:r w:rsidR="004C47A4">
        <w:rPr>
          <w:rFonts w:eastAsia="楷体_GB2312"/>
          <w:sz w:val="24"/>
        </w:rPr>
        <w:t>菜品</w:t>
      </w:r>
      <w:r w:rsidR="004C47A4">
        <w:rPr>
          <w:rFonts w:eastAsia="楷体_GB2312" w:hint="eastAsia"/>
          <w:sz w:val="24"/>
        </w:rPr>
        <w:t>标签</w:t>
      </w:r>
      <w:r w:rsidR="004C47A4">
        <w:rPr>
          <w:rFonts w:eastAsia="楷体_GB2312"/>
          <w:sz w:val="24"/>
        </w:rPr>
        <w:t>提取</w:t>
      </w:r>
      <w:r>
        <w:rPr>
          <w:rFonts w:eastAsia="楷体_GB2312"/>
          <w:sz w:val="24"/>
        </w:rPr>
        <w:t>场景上的应用。</w:t>
      </w:r>
      <w:r w:rsidR="00D54743">
        <w:rPr>
          <w:rFonts w:eastAsia="楷体_GB2312" w:hint="eastAsia"/>
          <w:sz w:val="24"/>
        </w:rPr>
        <w:t>本课题</w:t>
      </w:r>
      <w:r w:rsidR="00D54743">
        <w:rPr>
          <w:rFonts w:eastAsia="楷体_GB2312"/>
          <w:sz w:val="24"/>
        </w:rPr>
        <w:t>需要</w:t>
      </w:r>
      <w:r>
        <w:rPr>
          <w:rFonts w:eastAsia="楷体_GB2312" w:hint="eastAsia"/>
          <w:sz w:val="24"/>
        </w:rPr>
        <w:t>基于</w:t>
      </w:r>
      <w:r>
        <w:rPr>
          <w:rFonts w:eastAsia="楷体_GB2312"/>
          <w:sz w:val="24"/>
        </w:rPr>
        <w:t>文本评论和微博数据</w:t>
      </w:r>
      <w:r>
        <w:rPr>
          <w:rFonts w:eastAsia="楷体_GB2312" w:hint="eastAsia"/>
          <w:sz w:val="24"/>
        </w:rPr>
        <w:t>，</w:t>
      </w:r>
      <w:r w:rsidR="00B91EE7">
        <w:rPr>
          <w:rFonts w:eastAsia="楷体_GB2312" w:hint="eastAsia"/>
          <w:sz w:val="24"/>
        </w:rPr>
        <w:t>将</w:t>
      </w:r>
      <w:r w:rsidR="00B91EE7">
        <w:rPr>
          <w:rFonts w:eastAsia="楷体_GB2312"/>
          <w:sz w:val="24"/>
        </w:rPr>
        <w:t>评论中的商家和菜品作为实体对，</w:t>
      </w:r>
      <w:r>
        <w:rPr>
          <w:rFonts w:eastAsia="楷体_GB2312"/>
          <w:sz w:val="24"/>
        </w:rPr>
        <w:t>提取商家</w:t>
      </w:r>
      <w:r>
        <w:rPr>
          <w:rFonts w:eastAsia="楷体_GB2312" w:hint="eastAsia"/>
          <w:sz w:val="24"/>
        </w:rPr>
        <w:t>和</w:t>
      </w:r>
      <w:r>
        <w:rPr>
          <w:rFonts w:eastAsia="楷体_GB2312"/>
          <w:sz w:val="24"/>
        </w:rPr>
        <w:t>菜品</w:t>
      </w:r>
      <w:r>
        <w:rPr>
          <w:rFonts w:eastAsia="楷体_GB2312" w:hint="eastAsia"/>
          <w:sz w:val="24"/>
        </w:rPr>
        <w:t>的关系</w:t>
      </w:r>
      <w:r w:rsidR="00B91EE7">
        <w:rPr>
          <w:rFonts w:eastAsia="楷体_GB2312" w:hint="eastAsia"/>
          <w:sz w:val="24"/>
        </w:rPr>
        <w:t>。</w:t>
      </w:r>
    </w:p>
    <w:p w14:paraId="38B8DF6C" w14:textId="77777777" w:rsidR="00AC4CBC" w:rsidRPr="008D4995" w:rsidRDefault="00824416" w:rsidP="00FC170C">
      <w:pPr>
        <w:pStyle w:val="3"/>
      </w:pPr>
      <w:r w:rsidRPr="008D4995">
        <w:rPr>
          <w:rFonts w:hint="eastAsia"/>
        </w:rPr>
        <w:t>基于多维</w:t>
      </w:r>
      <w:r w:rsidRPr="008D4995">
        <w:t>数据的客流预测模型构建</w:t>
      </w:r>
    </w:p>
    <w:p w14:paraId="275FFB24" w14:textId="6ECC1878" w:rsidR="00F907AA" w:rsidRPr="00F907AA" w:rsidRDefault="00F907AA" w:rsidP="00F907AA">
      <w:pPr>
        <w:spacing w:line="400" w:lineRule="exact"/>
        <w:ind w:firstLineChars="200" w:firstLine="480"/>
        <w:rPr>
          <w:rFonts w:eastAsia="楷体_GB2312"/>
          <w:sz w:val="24"/>
        </w:rPr>
      </w:pPr>
      <w:r>
        <w:rPr>
          <w:rFonts w:eastAsia="楷体_GB2312" w:hint="eastAsia"/>
          <w:sz w:val="24"/>
        </w:rPr>
        <w:t>本</w:t>
      </w:r>
      <w:r w:rsidR="00D32F22">
        <w:rPr>
          <w:rFonts w:eastAsia="楷体_GB2312" w:hint="eastAsia"/>
          <w:sz w:val="24"/>
        </w:rPr>
        <w:t>研究点</w:t>
      </w:r>
      <w:r w:rsidRPr="00F907AA">
        <w:rPr>
          <w:rFonts w:eastAsia="楷体_GB2312" w:hint="eastAsia"/>
          <w:sz w:val="24"/>
        </w:rPr>
        <w:t>综合考虑站点，气象，节日，周边商</w:t>
      </w:r>
      <w:r w:rsidR="00D32F22">
        <w:rPr>
          <w:rFonts w:eastAsia="楷体_GB2312" w:hint="eastAsia"/>
          <w:sz w:val="24"/>
        </w:rPr>
        <w:t>家等对地铁客流的影响，研究设计网络模型对客流进行有效预测。具体研究</w:t>
      </w:r>
      <w:r w:rsidR="00D32F22">
        <w:rPr>
          <w:rFonts w:eastAsia="楷体_GB2312"/>
          <w:sz w:val="24"/>
        </w:rPr>
        <w:t>内容如下</w:t>
      </w:r>
      <w:r w:rsidRPr="00F907AA">
        <w:rPr>
          <w:rFonts w:eastAsia="楷体_GB2312" w:hint="eastAsia"/>
          <w:sz w:val="24"/>
        </w:rPr>
        <w:t>：</w:t>
      </w:r>
    </w:p>
    <w:p w14:paraId="283263CE" w14:textId="7A0A4D5F" w:rsidR="00F907AA" w:rsidRPr="00E47094" w:rsidRDefault="00F907AA" w:rsidP="00E57851">
      <w:pPr>
        <w:pStyle w:val="a7"/>
        <w:numPr>
          <w:ilvl w:val="0"/>
          <w:numId w:val="31"/>
        </w:numPr>
        <w:spacing w:line="400" w:lineRule="exact"/>
        <w:ind w:left="0" w:firstLine="480"/>
        <w:rPr>
          <w:rFonts w:eastAsia="楷体_GB2312"/>
          <w:sz w:val="24"/>
        </w:rPr>
      </w:pPr>
      <w:r w:rsidRPr="00E47094">
        <w:rPr>
          <w:rFonts w:eastAsia="楷体_GB2312" w:hint="eastAsia"/>
          <w:sz w:val="24"/>
        </w:rPr>
        <w:t>找出对客流数据有影响的相关因素并形成结构化的特征。对客流数据、周边商家数据、气象、节日等相关数据进行建模统计，并利用特征选取等特征工程进行分析。找出会影响客流的主要因素，并用关联规则挖掘等技术挖掘出有价值的规则属性。同时，形成数值结构化的特征用于后续模型的输入。</w:t>
      </w:r>
    </w:p>
    <w:p w14:paraId="12C68226" w14:textId="6CC5221C" w:rsidR="00F907AA" w:rsidRPr="00E47094" w:rsidRDefault="00F907AA" w:rsidP="00E57851">
      <w:pPr>
        <w:pStyle w:val="a7"/>
        <w:numPr>
          <w:ilvl w:val="0"/>
          <w:numId w:val="31"/>
        </w:numPr>
        <w:spacing w:line="400" w:lineRule="exact"/>
        <w:ind w:left="0" w:firstLine="480"/>
        <w:rPr>
          <w:rFonts w:eastAsia="楷体_GB2312"/>
          <w:sz w:val="24"/>
        </w:rPr>
      </w:pPr>
      <w:r w:rsidRPr="00E47094">
        <w:rPr>
          <w:rFonts w:eastAsia="楷体_GB2312" w:hint="eastAsia"/>
          <w:sz w:val="24"/>
        </w:rPr>
        <w:t>对客流数据进行向量化编码表示，将站点属性、商家等信息加入到客流的编码表示中。设计编码器对数值属性的客流数据进行向量化表示，可以融合类别和数值特征。考虑多因素的客流数据向量化表示对预测效果有积极作用。</w:t>
      </w:r>
    </w:p>
    <w:p w14:paraId="647BADD1" w14:textId="0C0C07DF" w:rsidR="00AC4CBC" w:rsidRPr="00E47094" w:rsidRDefault="00F907AA" w:rsidP="00E57851">
      <w:pPr>
        <w:pStyle w:val="a7"/>
        <w:numPr>
          <w:ilvl w:val="0"/>
          <w:numId w:val="32"/>
        </w:numPr>
        <w:spacing w:line="400" w:lineRule="exact"/>
        <w:ind w:left="0" w:firstLine="480"/>
        <w:rPr>
          <w:rFonts w:eastAsia="楷体_GB2312"/>
          <w:sz w:val="24"/>
        </w:rPr>
      </w:pPr>
      <w:r w:rsidRPr="00E47094">
        <w:rPr>
          <w:rFonts w:eastAsia="楷体_GB2312" w:hint="eastAsia"/>
          <w:sz w:val="24"/>
        </w:rPr>
        <w:t>利用基于注意力机制的神经网络模型对客流预测进行建模。设计多阶段的神经网络模型。第一个阶段，在输入部分引入注意力机制，自适应地学习多源输入之间的相互关系，对地铁全网线路之间的关系进行学习。第二个阶段，利用带注意力机制的</w:t>
      </w:r>
      <w:r w:rsidRPr="00E47094">
        <w:rPr>
          <w:rFonts w:eastAsia="楷体_GB2312" w:hint="eastAsia"/>
          <w:sz w:val="24"/>
        </w:rPr>
        <w:t>LSTM</w:t>
      </w:r>
      <w:r w:rsidRPr="00E47094">
        <w:rPr>
          <w:rFonts w:eastAsia="楷体_GB2312" w:hint="eastAsia"/>
          <w:sz w:val="24"/>
        </w:rPr>
        <w:t>层提取客流量数据在时间维度上的前后关系。最终利用模型对客流数据进行有效预测。</w:t>
      </w:r>
    </w:p>
    <w:p w14:paraId="77C805BC" w14:textId="32A14C29" w:rsidR="00AC4CBC" w:rsidRPr="008D4995" w:rsidRDefault="00824416" w:rsidP="00FC170C">
      <w:pPr>
        <w:pStyle w:val="3"/>
      </w:pPr>
      <w:r w:rsidRPr="008D4995">
        <w:rPr>
          <w:rFonts w:hint="eastAsia"/>
        </w:rPr>
        <w:t>基于商家标签</w:t>
      </w:r>
      <w:r w:rsidRPr="008D4995">
        <w:t>和客流的</w:t>
      </w:r>
      <w:r w:rsidR="002D2061">
        <w:rPr>
          <w:rFonts w:hint="eastAsia"/>
        </w:rPr>
        <w:t>路线</w:t>
      </w:r>
      <w:r w:rsidRPr="008D4995">
        <w:t>推荐模型构建</w:t>
      </w:r>
    </w:p>
    <w:p w14:paraId="2AEE709D" w14:textId="77777777" w:rsidR="002D2061" w:rsidRPr="002D2061" w:rsidRDefault="002D2061" w:rsidP="002D2061">
      <w:pPr>
        <w:spacing w:line="400" w:lineRule="exact"/>
        <w:ind w:firstLine="480"/>
        <w:rPr>
          <w:rFonts w:eastAsia="楷体_GB2312"/>
          <w:sz w:val="24"/>
        </w:rPr>
      </w:pPr>
      <w:r w:rsidRPr="002D2061">
        <w:rPr>
          <w:rFonts w:eastAsia="楷体_GB2312" w:hint="eastAsia"/>
          <w:sz w:val="24"/>
        </w:rPr>
        <w:t>本研究点综合考虑用户的历史行为、站点周围的商家、商家标签、和站点的客流量信息，向用户进行目的地推荐。为了使目的地推荐获得更加准确的效</w:t>
      </w:r>
      <w:r w:rsidRPr="002D2061">
        <w:rPr>
          <w:rFonts w:eastAsia="楷体_GB2312" w:hint="eastAsia"/>
          <w:sz w:val="24"/>
        </w:rPr>
        <w:lastRenderedPageBreak/>
        <w:t>果，需要对站点构建画像，并且对用户的历史行为进行建模。本研究点的数据按照分类方式不同可分为：数值型和文本型；离散型和连续性；静态、动态和实时类型。数据种类多并且数据量大，综合考虑这些数据是一大难点和挑战。针对以上任务，本研究点的研究内容分为以下几个方面：</w:t>
      </w:r>
    </w:p>
    <w:p w14:paraId="18630A35" w14:textId="77777777" w:rsidR="002D2061" w:rsidRPr="002D2061" w:rsidRDefault="002D2061" w:rsidP="002D2061">
      <w:pPr>
        <w:spacing w:line="400" w:lineRule="exact"/>
        <w:ind w:firstLine="480"/>
        <w:rPr>
          <w:rFonts w:eastAsia="楷体_GB2312"/>
          <w:sz w:val="24"/>
        </w:rPr>
      </w:pPr>
      <w:r w:rsidRPr="002D2061">
        <w:rPr>
          <w:rFonts w:eastAsia="楷体_GB2312" w:hint="eastAsia"/>
          <w:sz w:val="24"/>
        </w:rPr>
        <w:t>1</w:t>
      </w:r>
      <w:r w:rsidRPr="002D2061">
        <w:rPr>
          <w:rFonts w:eastAsia="楷体_GB2312" w:hint="eastAsia"/>
          <w:sz w:val="24"/>
        </w:rPr>
        <w:t>）多种类型的数据建模方法。每种类型的数据都有各自的特点，本研究点根据不同数据的特点选用不同的数据建模方法。</w:t>
      </w:r>
    </w:p>
    <w:p w14:paraId="2A8B5E8F" w14:textId="77777777" w:rsidR="002D2061" w:rsidRPr="002D2061" w:rsidRDefault="002D2061" w:rsidP="002D2061">
      <w:pPr>
        <w:spacing w:line="400" w:lineRule="exact"/>
        <w:ind w:firstLine="480"/>
        <w:rPr>
          <w:rFonts w:eastAsia="楷体_GB2312"/>
          <w:sz w:val="24"/>
        </w:rPr>
      </w:pPr>
      <w:r w:rsidRPr="002D2061">
        <w:rPr>
          <w:rFonts w:eastAsia="楷体_GB2312" w:hint="eastAsia"/>
          <w:sz w:val="24"/>
        </w:rPr>
        <w:t>2</w:t>
      </w:r>
      <w:r w:rsidRPr="002D2061">
        <w:rPr>
          <w:rFonts w:eastAsia="楷体_GB2312" w:hint="eastAsia"/>
          <w:sz w:val="24"/>
        </w:rPr>
        <w:t>）地铁站点画像构建。地铁站点画像是进行目的地推荐的重要依据，站点画像构建主要包括以下几个方面：站点地理位置及与其他站点之间的拓扑关系等；站点周围商家情况，包括商家类型、数量和商家标签等等；站点客流量信息，包括站点各个时段客流量大小和客流高峰时间分布等。</w:t>
      </w:r>
    </w:p>
    <w:p w14:paraId="393D65F0" w14:textId="3FB75C7B" w:rsidR="00AC4CBC" w:rsidRPr="003A6963" w:rsidRDefault="002D2061" w:rsidP="002D2061">
      <w:pPr>
        <w:spacing w:line="400" w:lineRule="exact"/>
        <w:ind w:firstLine="480"/>
        <w:rPr>
          <w:rFonts w:eastAsia="楷体_GB2312"/>
          <w:sz w:val="24"/>
        </w:rPr>
      </w:pPr>
      <w:r w:rsidRPr="002D2061">
        <w:rPr>
          <w:rFonts w:eastAsia="楷体_GB2312" w:hint="eastAsia"/>
          <w:sz w:val="24"/>
        </w:rPr>
        <w:t>3</w:t>
      </w:r>
      <w:r w:rsidRPr="002D2061">
        <w:rPr>
          <w:rFonts w:eastAsia="楷体_GB2312" w:hint="eastAsia"/>
          <w:sz w:val="24"/>
        </w:rPr>
        <w:t>）设计实现基于站点周围商家和客流信息的路线推荐模型。模型根据用户的历史行为、商家信息、站点画像和站点客流量等信息，向用户推荐可能感兴趣的站点</w:t>
      </w:r>
      <w:r w:rsidR="00F907AA" w:rsidRPr="00F907AA">
        <w:rPr>
          <w:rFonts w:eastAsia="楷体_GB2312" w:hint="eastAsia"/>
          <w:sz w:val="24"/>
        </w:rPr>
        <w:t>。</w:t>
      </w:r>
    </w:p>
    <w:bookmarkEnd w:id="11"/>
    <w:p w14:paraId="037C6868" w14:textId="77777777" w:rsidR="00AC4CBC" w:rsidRPr="0008749A" w:rsidRDefault="00AC4CBC" w:rsidP="006430A9">
      <w:pPr>
        <w:pStyle w:val="1"/>
      </w:pPr>
      <w:r w:rsidRPr="006F66F5">
        <w:rPr>
          <w:rFonts w:hint="eastAsia"/>
        </w:rPr>
        <w:t>研究目标</w:t>
      </w:r>
    </w:p>
    <w:p w14:paraId="56BE0471" w14:textId="19AD2FCF" w:rsidR="00AC4CBC" w:rsidRDefault="00463B12" w:rsidP="00AC4CBC">
      <w:pPr>
        <w:spacing w:line="400" w:lineRule="exact"/>
        <w:ind w:firstLineChars="200" w:firstLine="480"/>
        <w:rPr>
          <w:rFonts w:eastAsia="楷体_GB2312"/>
          <w:sz w:val="24"/>
        </w:rPr>
      </w:pPr>
      <w:r>
        <w:rPr>
          <w:rFonts w:eastAsia="楷体_GB2312"/>
          <w:sz w:val="24"/>
        </w:rPr>
        <w:t>本课题</w:t>
      </w:r>
      <w:r>
        <w:rPr>
          <w:rFonts w:eastAsia="楷体_GB2312" w:hint="eastAsia"/>
          <w:sz w:val="24"/>
        </w:rPr>
        <w:t>拟</w:t>
      </w:r>
      <w:r>
        <w:rPr>
          <w:rFonts w:eastAsia="楷体_GB2312"/>
          <w:sz w:val="24"/>
        </w:rPr>
        <w:t>通过对移动互联网文本信息的挖掘</w:t>
      </w:r>
      <w:r w:rsidR="00D32F22">
        <w:rPr>
          <w:rFonts w:eastAsia="楷体_GB2312" w:hint="eastAsia"/>
          <w:sz w:val="24"/>
        </w:rPr>
        <w:t>提取</w:t>
      </w:r>
      <w:r w:rsidR="00D32F22">
        <w:rPr>
          <w:rFonts w:eastAsia="楷体_GB2312"/>
          <w:sz w:val="24"/>
        </w:rPr>
        <w:t>出商家标签，</w:t>
      </w:r>
      <w:r w:rsidR="00D32F22">
        <w:rPr>
          <w:rFonts w:eastAsia="楷体_GB2312" w:hint="eastAsia"/>
          <w:sz w:val="24"/>
        </w:rPr>
        <w:t>并</w:t>
      </w:r>
      <w:r w:rsidR="00D32F22">
        <w:rPr>
          <w:rFonts w:eastAsia="楷体_GB2312"/>
          <w:sz w:val="24"/>
        </w:rPr>
        <w:t>将商家信息</w:t>
      </w:r>
      <w:r w:rsidR="00D32F22">
        <w:rPr>
          <w:rFonts w:eastAsia="楷体_GB2312" w:hint="eastAsia"/>
          <w:sz w:val="24"/>
        </w:rPr>
        <w:t>融合</w:t>
      </w:r>
      <w:r w:rsidR="00D32F22">
        <w:rPr>
          <w:rFonts w:eastAsia="楷体_GB2312"/>
          <w:sz w:val="24"/>
        </w:rPr>
        <w:t>到客流预测模型</w:t>
      </w:r>
      <w:r w:rsidR="00D32F22">
        <w:rPr>
          <w:rFonts w:eastAsia="楷体_GB2312" w:hint="eastAsia"/>
          <w:sz w:val="24"/>
        </w:rPr>
        <w:t>中</w:t>
      </w:r>
      <w:r w:rsidR="00D32F22">
        <w:rPr>
          <w:rFonts w:eastAsia="楷体_GB2312"/>
          <w:sz w:val="24"/>
        </w:rPr>
        <w:t>，构建基于多维数据的客流模型，最终</w:t>
      </w:r>
      <w:r w:rsidR="00D32F22">
        <w:rPr>
          <w:rFonts w:eastAsia="楷体_GB2312" w:hint="eastAsia"/>
          <w:sz w:val="24"/>
        </w:rPr>
        <w:t>结合</w:t>
      </w:r>
      <w:r w:rsidR="00D32F22">
        <w:rPr>
          <w:rFonts w:eastAsia="楷体_GB2312"/>
          <w:sz w:val="24"/>
        </w:rPr>
        <w:t>商家信息和客流模型</w:t>
      </w:r>
      <w:r w:rsidR="00D32F22">
        <w:rPr>
          <w:rFonts w:eastAsia="楷体_GB2312" w:hint="eastAsia"/>
          <w:sz w:val="24"/>
        </w:rPr>
        <w:t>完成</w:t>
      </w:r>
      <w:r w:rsidR="00D32F22">
        <w:rPr>
          <w:rFonts w:eastAsia="楷体_GB2312"/>
          <w:sz w:val="24"/>
        </w:rPr>
        <w:t>路线推荐，辅助轨道交通</w:t>
      </w:r>
      <w:r w:rsidR="00D32F22">
        <w:rPr>
          <w:rFonts w:eastAsia="楷体_GB2312" w:hint="eastAsia"/>
          <w:sz w:val="24"/>
        </w:rPr>
        <w:t>的</w:t>
      </w:r>
      <w:r w:rsidR="000D6FB8">
        <w:rPr>
          <w:rFonts w:eastAsia="楷体_GB2312"/>
          <w:sz w:val="24"/>
        </w:rPr>
        <w:t>规划，从而将两者有机地结合起来。</w:t>
      </w:r>
      <w:r w:rsidR="00AC4CBC" w:rsidRPr="003A6963">
        <w:rPr>
          <w:rFonts w:eastAsia="楷体_GB2312"/>
          <w:sz w:val="24"/>
        </w:rPr>
        <w:t>本课题的研究目标是：</w:t>
      </w:r>
    </w:p>
    <w:p w14:paraId="52BD58C3" w14:textId="77777777" w:rsidR="00AC4CBC" w:rsidRDefault="00AC4CBC" w:rsidP="00AC4CBC">
      <w:pPr>
        <w:spacing w:line="400" w:lineRule="exact"/>
        <w:ind w:firstLineChars="200" w:firstLine="480"/>
        <w:rPr>
          <w:rFonts w:eastAsia="楷体_GB2312"/>
          <w:sz w:val="24"/>
        </w:rPr>
      </w:pPr>
      <w:commentRangeStart w:id="12"/>
      <w:r w:rsidRPr="003A6963">
        <w:rPr>
          <w:rFonts w:eastAsia="楷体_GB2312"/>
          <w:sz w:val="24"/>
        </w:rPr>
        <w:t>1</w:t>
      </w:r>
      <w:r w:rsidR="000D6FB8">
        <w:rPr>
          <w:rFonts w:eastAsia="楷体_GB2312"/>
          <w:sz w:val="24"/>
        </w:rPr>
        <w:t>）</w:t>
      </w:r>
      <w:r w:rsidR="000D6FB8">
        <w:rPr>
          <w:rFonts w:eastAsia="楷体_GB2312" w:hint="eastAsia"/>
          <w:sz w:val="24"/>
        </w:rPr>
        <w:t>优化</w:t>
      </w:r>
      <w:r w:rsidR="000D6FB8">
        <w:rPr>
          <w:rFonts w:eastAsia="楷体_GB2312"/>
          <w:sz w:val="24"/>
        </w:rPr>
        <w:t>商家标签，通过多</w:t>
      </w:r>
      <w:r w:rsidR="000D6FB8">
        <w:rPr>
          <w:rFonts w:eastAsia="楷体_GB2312" w:hint="eastAsia"/>
          <w:sz w:val="24"/>
        </w:rPr>
        <w:t>标签</w:t>
      </w:r>
      <w:r w:rsidR="000D6FB8">
        <w:rPr>
          <w:rFonts w:eastAsia="楷体_GB2312"/>
          <w:sz w:val="24"/>
        </w:rPr>
        <w:t>分类提取服务类标签，通过实体关系识别提取</w:t>
      </w:r>
      <w:r w:rsidR="000D6FB8">
        <w:rPr>
          <w:rFonts w:eastAsia="楷体_GB2312" w:hint="eastAsia"/>
          <w:sz w:val="24"/>
        </w:rPr>
        <w:t>菜品</w:t>
      </w:r>
      <w:r w:rsidR="000D6FB8">
        <w:rPr>
          <w:rFonts w:eastAsia="楷体_GB2312"/>
          <w:sz w:val="24"/>
        </w:rPr>
        <w:t>类标签，</w:t>
      </w:r>
      <w:r w:rsidR="000D6FB8">
        <w:rPr>
          <w:rFonts w:eastAsia="楷体_GB2312" w:hint="eastAsia"/>
          <w:sz w:val="24"/>
        </w:rPr>
        <w:t>解决</w:t>
      </w:r>
      <w:r w:rsidR="000D6FB8">
        <w:rPr>
          <w:rFonts w:eastAsia="楷体_GB2312"/>
          <w:sz w:val="24"/>
        </w:rPr>
        <w:t>当前商家</w:t>
      </w:r>
      <w:r w:rsidR="000D6FB8">
        <w:rPr>
          <w:rFonts w:eastAsia="楷体_GB2312" w:hint="eastAsia"/>
          <w:sz w:val="24"/>
        </w:rPr>
        <w:t>标签不准确</w:t>
      </w:r>
      <w:r w:rsidR="000D6FB8">
        <w:rPr>
          <w:rFonts w:eastAsia="楷体_GB2312"/>
          <w:sz w:val="24"/>
        </w:rPr>
        <w:t>，不完善的问题并将标签</w:t>
      </w:r>
      <w:r w:rsidR="000D6FB8">
        <w:rPr>
          <w:rFonts w:eastAsia="楷体_GB2312" w:hint="eastAsia"/>
          <w:sz w:val="24"/>
        </w:rPr>
        <w:t>统一</w:t>
      </w:r>
      <w:r w:rsidR="000D6FB8">
        <w:rPr>
          <w:rFonts w:eastAsia="楷体_GB2312"/>
          <w:sz w:val="24"/>
        </w:rPr>
        <w:t>到相同维度中；</w:t>
      </w:r>
    </w:p>
    <w:p w14:paraId="45031864" w14:textId="77777777" w:rsidR="00AC4CBC" w:rsidRDefault="00AC4CBC" w:rsidP="00AC4CBC">
      <w:pPr>
        <w:spacing w:line="400" w:lineRule="exact"/>
        <w:ind w:firstLineChars="200" w:firstLine="480"/>
        <w:rPr>
          <w:rFonts w:eastAsia="楷体_GB2312"/>
          <w:sz w:val="24"/>
        </w:rPr>
      </w:pPr>
      <w:r w:rsidRPr="003A6963">
        <w:rPr>
          <w:rFonts w:eastAsia="楷体_GB2312"/>
          <w:sz w:val="24"/>
        </w:rPr>
        <w:t>2</w:t>
      </w:r>
      <w:r w:rsidR="000D6FB8">
        <w:rPr>
          <w:rFonts w:eastAsia="楷体_GB2312"/>
          <w:sz w:val="24"/>
        </w:rPr>
        <w:t>）</w:t>
      </w:r>
      <w:r w:rsidR="000D6FB8">
        <w:rPr>
          <w:rFonts w:eastAsia="楷体_GB2312" w:hint="eastAsia"/>
          <w:sz w:val="24"/>
        </w:rPr>
        <w:t>基于</w:t>
      </w:r>
      <w:r w:rsidR="000D6FB8">
        <w:rPr>
          <w:rFonts w:eastAsia="楷体_GB2312"/>
          <w:sz w:val="24"/>
        </w:rPr>
        <w:t>多维数据构建客流预测模型，</w:t>
      </w:r>
      <w:r w:rsidR="000D6FB8">
        <w:rPr>
          <w:rFonts w:eastAsia="楷体_GB2312" w:hint="eastAsia"/>
          <w:sz w:val="24"/>
        </w:rPr>
        <w:t>结合</w:t>
      </w:r>
      <w:r w:rsidR="000D6FB8">
        <w:rPr>
          <w:rFonts w:eastAsia="楷体_GB2312"/>
          <w:sz w:val="24"/>
        </w:rPr>
        <w:t>商家标签</w:t>
      </w:r>
      <w:r w:rsidR="000D6FB8">
        <w:rPr>
          <w:rFonts w:eastAsia="楷体_GB2312" w:hint="eastAsia"/>
          <w:sz w:val="24"/>
        </w:rPr>
        <w:t>、</w:t>
      </w:r>
      <w:r w:rsidR="000D6FB8">
        <w:rPr>
          <w:rFonts w:eastAsia="楷体_GB2312"/>
          <w:sz w:val="24"/>
        </w:rPr>
        <w:t>气象、时间等</w:t>
      </w:r>
      <w:r w:rsidR="000D6FB8">
        <w:rPr>
          <w:rFonts w:eastAsia="楷体_GB2312" w:hint="eastAsia"/>
          <w:sz w:val="24"/>
        </w:rPr>
        <w:t>维度</w:t>
      </w:r>
      <w:r w:rsidR="000D6FB8">
        <w:rPr>
          <w:rFonts w:eastAsia="楷体_GB2312"/>
          <w:sz w:val="24"/>
        </w:rPr>
        <w:t>，</w:t>
      </w:r>
      <w:r w:rsidR="000D6FB8">
        <w:rPr>
          <w:rFonts w:eastAsia="楷体_GB2312" w:hint="eastAsia"/>
          <w:sz w:val="24"/>
        </w:rPr>
        <w:t>提高客流</w:t>
      </w:r>
      <w:r w:rsidR="000D6FB8">
        <w:rPr>
          <w:rFonts w:eastAsia="楷体_GB2312"/>
          <w:sz w:val="24"/>
        </w:rPr>
        <w:t>预测的准确度；</w:t>
      </w:r>
    </w:p>
    <w:p w14:paraId="22CB8F38" w14:textId="3B6FF7EC" w:rsidR="00AC4CBC" w:rsidRDefault="00AC4CBC" w:rsidP="00AC4CBC">
      <w:pPr>
        <w:spacing w:line="400" w:lineRule="exact"/>
        <w:ind w:firstLineChars="200" w:firstLine="480"/>
        <w:rPr>
          <w:rFonts w:eastAsia="楷体_GB2312"/>
          <w:sz w:val="24"/>
        </w:rPr>
      </w:pPr>
      <w:r w:rsidRPr="003A6963">
        <w:rPr>
          <w:rFonts w:eastAsia="楷体_GB2312"/>
          <w:sz w:val="24"/>
        </w:rPr>
        <w:t>3</w:t>
      </w:r>
      <w:r w:rsidR="000D6FB8">
        <w:rPr>
          <w:rFonts w:eastAsia="楷体_GB2312"/>
          <w:sz w:val="24"/>
        </w:rPr>
        <w:t>）</w:t>
      </w:r>
      <w:r w:rsidR="000D6FB8">
        <w:rPr>
          <w:rFonts w:eastAsia="楷体_GB2312" w:hint="eastAsia"/>
          <w:sz w:val="24"/>
        </w:rPr>
        <w:t>基于</w:t>
      </w:r>
      <w:r w:rsidR="000D6FB8">
        <w:rPr>
          <w:rFonts w:eastAsia="楷体_GB2312"/>
          <w:sz w:val="24"/>
        </w:rPr>
        <w:t>商家标签和客流构建</w:t>
      </w:r>
      <w:r w:rsidR="002D2061">
        <w:rPr>
          <w:rFonts w:eastAsia="楷体_GB2312" w:hint="eastAsia"/>
          <w:sz w:val="24"/>
        </w:rPr>
        <w:t>路线</w:t>
      </w:r>
      <w:r w:rsidR="000D6FB8">
        <w:rPr>
          <w:rFonts w:eastAsia="楷体_GB2312"/>
          <w:sz w:val="24"/>
        </w:rPr>
        <w:t>推荐模型，</w:t>
      </w:r>
      <w:r w:rsidR="005F55A9">
        <w:rPr>
          <w:rFonts w:eastAsia="楷体_GB2312" w:hint="eastAsia"/>
          <w:sz w:val="24"/>
        </w:rPr>
        <w:t>既考虑</w:t>
      </w:r>
      <w:r w:rsidR="005F55A9">
        <w:rPr>
          <w:rFonts w:eastAsia="楷体_GB2312"/>
          <w:sz w:val="24"/>
        </w:rPr>
        <w:t>用户的出行意愿，又</w:t>
      </w:r>
      <w:r w:rsidR="005F55A9">
        <w:rPr>
          <w:rFonts w:eastAsia="楷体_GB2312" w:hint="eastAsia"/>
          <w:sz w:val="24"/>
        </w:rPr>
        <w:t>结合</w:t>
      </w:r>
      <w:r w:rsidR="005F55A9">
        <w:rPr>
          <w:rFonts w:eastAsia="楷体_GB2312"/>
          <w:sz w:val="24"/>
        </w:rPr>
        <w:t>实际的客流情况</w:t>
      </w:r>
      <w:r w:rsidR="005F55A9">
        <w:rPr>
          <w:rFonts w:eastAsia="楷体_GB2312" w:hint="eastAsia"/>
          <w:sz w:val="24"/>
        </w:rPr>
        <w:t>，</w:t>
      </w:r>
      <w:r w:rsidR="005F55A9">
        <w:rPr>
          <w:rFonts w:eastAsia="楷体_GB2312"/>
          <w:sz w:val="24"/>
        </w:rPr>
        <w:t>从而提高出行效率</w:t>
      </w:r>
      <w:r w:rsidR="003D25FB">
        <w:rPr>
          <w:rFonts w:eastAsia="楷体_GB2312" w:hint="eastAsia"/>
          <w:sz w:val="24"/>
        </w:rPr>
        <w:t>。</w:t>
      </w:r>
      <w:commentRangeEnd w:id="12"/>
      <w:r w:rsidR="005C0D30">
        <w:rPr>
          <w:rStyle w:val="af0"/>
        </w:rPr>
        <w:commentReference w:id="12"/>
      </w:r>
    </w:p>
    <w:p w14:paraId="7642177B" w14:textId="77777777" w:rsidR="00AC4CBC" w:rsidRDefault="00AC4CBC" w:rsidP="006430A9">
      <w:pPr>
        <w:pStyle w:val="1"/>
      </w:pPr>
      <w:r w:rsidRPr="00CB7402">
        <w:t>拟解决的关键科学问题</w:t>
      </w:r>
    </w:p>
    <w:p w14:paraId="608BB61A" w14:textId="77777777" w:rsidR="00AC4CBC" w:rsidRDefault="00AC4CBC" w:rsidP="00AC4CBC">
      <w:pPr>
        <w:spacing w:afterLines="50" w:after="156" w:line="300" w:lineRule="auto"/>
        <w:ind w:firstLineChars="200" w:firstLine="480"/>
        <w:rPr>
          <w:rFonts w:eastAsia="楷体_GB2312"/>
          <w:sz w:val="24"/>
        </w:rPr>
      </w:pPr>
      <w:r w:rsidRPr="00440E41">
        <w:rPr>
          <w:rFonts w:eastAsia="楷体_GB2312" w:hint="eastAsia"/>
          <w:sz w:val="24"/>
        </w:rPr>
        <w:t>要完成上述研究内容和目标，需要解决以下关键科学问题：</w:t>
      </w:r>
    </w:p>
    <w:p w14:paraId="6AD5FD5A" w14:textId="77777777" w:rsidR="0012474E" w:rsidRDefault="0012474E" w:rsidP="00E57851">
      <w:pPr>
        <w:numPr>
          <w:ilvl w:val="0"/>
          <w:numId w:val="12"/>
        </w:numPr>
        <w:spacing w:afterLines="50" w:after="156" w:line="300" w:lineRule="auto"/>
        <w:rPr>
          <w:rFonts w:ascii="楷体" w:eastAsia="楷体" w:hAnsi="楷体"/>
          <w:sz w:val="24"/>
          <w:szCs w:val="24"/>
        </w:rPr>
      </w:pPr>
      <w:r w:rsidRPr="0057278B">
        <w:rPr>
          <w:rFonts w:ascii="楷体" w:eastAsia="楷体" w:hAnsi="楷体" w:hint="eastAsia"/>
          <w:sz w:val="24"/>
          <w:szCs w:val="24"/>
        </w:rPr>
        <w:t>商家标签</w:t>
      </w:r>
      <w:r w:rsidRPr="0057278B">
        <w:rPr>
          <w:rFonts w:ascii="楷体" w:eastAsia="楷体" w:hAnsi="楷体"/>
          <w:sz w:val="24"/>
          <w:szCs w:val="24"/>
        </w:rPr>
        <w:t>优化</w:t>
      </w:r>
    </w:p>
    <w:p w14:paraId="2E6553D7" w14:textId="34807DE0" w:rsidR="0057278B" w:rsidRPr="0057278B" w:rsidRDefault="00B91EE7" w:rsidP="0057278B">
      <w:pPr>
        <w:spacing w:afterLines="50" w:after="156" w:line="300" w:lineRule="auto"/>
        <w:ind w:left="480"/>
        <w:rPr>
          <w:rFonts w:ascii="楷体" w:eastAsia="楷体" w:hAnsi="楷体"/>
          <w:sz w:val="24"/>
          <w:szCs w:val="24"/>
        </w:rPr>
      </w:pPr>
      <w:r>
        <w:rPr>
          <w:rFonts w:ascii="楷体" w:eastAsia="楷体" w:hAnsi="楷体" w:hint="eastAsia"/>
          <w:sz w:val="24"/>
          <w:szCs w:val="24"/>
        </w:rPr>
        <w:t>本课题</w:t>
      </w:r>
      <w:r>
        <w:rPr>
          <w:rFonts w:ascii="楷体" w:eastAsia="楷体" w:hAnsi="楷体"/>
          <w:sz w:val="24"/>
          <w:szCs w:val="24"/>
        </w:rPr>
        <w:t>拟采用多标签</w:t>
      </w:r>
      <w:r>
        <w:rPr>
          <w:rFonts w:ascii="楷体" w:eastAsia="楷体" w:hAnsi="楷体" w:hint="eastAsia"/>
          <w:sz w:val="24"/>
          <w:szCs w:val="24"/>
        </w:rPr>
        <w:t>分类</w:t>
      </w:r>
      <w:r>
        <w:rPr>
          <w:rFonts w:ascii="楷体" w:eastAsia="楷体" w:hAnsi="楷体"/>
          <w:sz w:val="24"/>
          <w:szCs w:val="24"/>
        </w:rPr>
        <w:t>来完成服务类标签的</w:t>
      </w:r>
      <w:r>
        <w:rPr>
          <w:rFonts w:ascii="楷体" w:eastAsia="楷体" w:hAnsi="楷体" w:hint="eastAsia"/>
          <w:sz w:val="24"/>
          <w:szCs w:val="24"/>
        </w:rPr>
        <w:t>提取</w:t>
      </w:r>
      <w:r w:rsidR="0057278B">
        <w:rPr>
          <w:rFonts w:ascii="楷体" w:eastAsia="楷体" w:hAnsi="楷体"/>
          <w:sz w:val="24"/>
          <w:szCs w:val="24"/>
        </w:rPr>
        <w:t>，需要解决</w:t>
      </w:r>
      <w:r w:rsidR="0057278B">
        <w:rPr>
          <w:rFonts w:ascii="楷体" w:eastAsia="楷体" w:hAnsi="楷体" w:hint="eastAsia"/>
          <w:sz w:val="24"/>
          <w:szCs w:val="24"/>
        </w:rPr>
        <w:t>以下</w:t>
      </w:r>
      <w:r w:rsidR="0057278B">
        <w:rPr>
          <w:rFonts w:ascii="楷体" w:eastAsia="楷体" w:hAnsi="楷体"/>
          <w:sz w:val="24"/>
          <w:szCs w:val="24"/>
        </w:rPr>
        <w:t>问题</w:t>
      </w:r>
      <w:r w:rsidR="0057278B">
        <w:rPr>
          <w:rFonts w:ascii="楷体" w:eastAsia="楷体" w:hAnsi="楷体" w:hint="eastAsia"/>
          <w:sz w:val="24"/>
          <w:szCs w:val="24"/>
        </w:rPr>
        <w:t>:</w:t>
      </w:r>
    </w:p>
    <w:p w14:paraId="004E398C" w14:textId="77777777" w:rsidR="00AC4CBC" w:rsidRPr="003A6963" w:rsidRDefault="0057278B" w:rsidP="00E57851">
      <w:pPr>
        <w:numPr>
          <w:ilvl w:val="0"/>
          <w:numId w:val="13"/>
        </w:numPr>
        <w:spacing w:beforeLines="50" w:before="156" w:afterLines="50" w:after="156" w:line="400" w:lineRule="exact"/>
        <w:rPr>
          <w:rFonts w:eastAsia="楷体_GB2312"/>
          <w:sz w:val="24"/>
        </w:rPr>
      </w:pPr>
      <w:r w:rsidRPr="0057278B">
        <w:rPr>
          <w:rFonts w:eastAsia="楷体_GB2312" w:hint="eastAsia"/>
          <w:sz w:val="24"/>
        </w:rPr>
        <w:t>多标签分类的输出空间降维问题</w:t>
      </w:r>
    </w:p>
    <w:p w14:paraId="54026C8D" w14:textId="77777777" w:rsidR="00AC4CBC" w:rsidRPr="003A6963" w:rsidRDefault="0057278B" w:rsidP="00AC4CBC">
      <w:pPr>
        <w:spacing w:line="400" w:lineRule="exact"/>
        <w:ind w:firstLineChars="200" w:firstLine="480"/>
        <w:rPr>
          <w:rFonts w:eastAsia="楷体_GB2312"/>
          <w:sz w:val="24"/>
        </w:rPr>
      </w:pPr>
      <w:r w:rsidRPr="0057278B">
        <w:rPr>
          <w:rFonts w:eastAsia="楷体_GB2312" w:hint="eastAsia"/>
          <w:sz w:val="24"/>
        </w:rPr>
        <w:lastRenderedPageBreak/>
        <w:t>输出空间降维的主要目的是降低需要处理的标签规模，减少分类器复杂度。输出空间降维需要解决的问题是向量间的编解码。在这一过程中需要尽可能对标签向量的信息进行保真，高维数据向低维数据转换的过程中伴随着信息</w:t>
      </w:r>
      <w:r>
        <w:rPr>
          <w:rFonts w:eastAsia="楷体_GB2312" w:hint="eastAsia"/>
          <w:sz w:val="24"/>
        </w:rPr>
        <w:t>的损失，而过度的信息损失会对模型的效果产生极大影响</w:t>
      </w:r>
      <w:r w:rsidR="00AC4CBC" w:rsidRPr="003A6963">
        <w:rPr>
          <w:rFonts w:eastAsia="楷体_GB2312"/>
          <w:sz w:val="24"/>
        </w:rPr>
        <w:t>。</w:t>
      </w:r>
    </w:p>
    <w:p w14:paraId="7C0B3C01" w14:textId="77777777" w:rsidR="00AC4CBC" w:rsidRPr="003A6963" w:rsidRDefault="0057278B" w:rsidP="00E57851">
      <w:pPr>
        <w:numPr>
          <w:ilvl w:val="0"/>
          <w:numId w:val="13"/>
        </w:numPr>
        <w:spacing w:beforeLines="50" w:before="156" w:afterLines="50" w:after="156" w:line="400" w:lineRule="exact"/>
        <w:rPr>
          <w:rFonts w:eastAsia="楷体_GB2312"/>
          <w:sz w:val="24"/>
        </w:rPr>
      </w:pPr>
      <w:r w:rsidRPr="0057278B">
        <w:rPr>
          <w:rFonts w:eastAsia="楷体_GB2312" w:hint="eastAsia"/>
          <w:sz w:val="24"/>
        </w:rPr>
        <w:t>多标签分类的标签关联性挖掘</w:t>
      </w:r>
    </w:p>
    <w:p w14:paraId="5609F856" w14:textId="77777777" w:rsidR="00AC4CBC" w:rsidRPr="003A6963" w:rsidRDefault="0057278B" w:rsidP="00AC4CBC">
      <w:pPr>
        <w:spacing w:line="400" w:lineRule="exact"/>
        <w:ind w:firstLineChars="200" w:firstLine="480"/>
        <w:rPr>
          <w:rFonts w:eastAsia="楷体_GB2312"/>
          <w:sz w:val="24"/>
        </w:rPr>
      </w:pPr>
      <w:r w:rsidRPr="0057278B">
        <w:rPr>
          <w:rFonts w:eastAsia="楷体_GB2312" w:hint="eastAsia"/>
          <w:sz w:val="24"/>
        </w:rPr>
        <w:t>多标签分类的难点是如何将标签的关联建模与模型的优化求解结合起来。以</w:t>
      </w:r>
      <w:r w:rsidRPr="0057278B">
        <w:rPr>
          <w:rFonts w:eastAsia="楷体_GB2312" w:hint="eastAsia"/>
          <w:sz w:val="24"/>
        </w:rPr>
        <w:t>Label Ranking</w:t>
      </w:r>
      <w:r w:rsidRPr="0057278B">
        <w:rPr>
          <w:rFonts w:eastAsia="楷体_GB2312" w:hint="eastAsia"/>
          <w:sz w:val="24"/>
        </w:rPr>
        <w:t>为例，算法是利用关联标签和非关联标签的关系构造排序结果进而转化为二阶关联模型，这种启发式的建模</w:t>
      </w:r>
      <w:r>
        <w:rPr>
          <w:rFonts w:eastAsia="楷体_GB2312" w:hint="eastAsia"/>
          <w:sz w:val="24"/>
        </w:rPr>
        <w:t>方式缺乏样本信息的监督，因此在准确度指标上很难取得突破性的成果</w:t>
      </w:r>
      <w:r w:rsidR="00AC4CBC" w:rsidRPr="003A6963">
        <w:rPr>
          <w:rFonts w:eastAsia="楷体_GB2312"/>
          <w:sz w:val="24"/>
        </w:rPr>
        <w:t>。</w:t>
      </w:r>
    </w:p>
    <w:p w14:paraId="5788CC63" w14:textId="77777777" w:rsidR="00AC4CBC" w:rsidRPr="003A6963" w:rsidRDefault="0057278B" w:rsidP="00E57851">
      <w:pPr>
        <w:numPr>
          <w:ilvl w:val="0"/>
          <w:numId w:val="13"/>
        </w:numPr>
        <w:spacing w:beforeLines="50" w:before="156" w:afterLines="50" w:after="156" w:line="400" w:lineRule="exact"/>
        <w:rPr>
          <w:rFonts w:eastAsia="楷体_GB2312"/>
          <w:sz w:val="24"/>
        </w:rPr>
      </w:pPr>
      <w:r w:rsidRPr="0057278B">
        <w:rPr>
          <w:rFonts w:eastAsia="楷体_GB2312" w:hint="eastAsia"/>
          <w:sz w:val="24"/>
        </w:rPr>
        <w:t>基于语义识别的标签关联分析方法的参数优化问题</w:t>
      </w:r>
    </w:p>
    <w:p w14:paraId="3615E74E" w14:textId="77777777" w:rsidR="00AC4CBC" w:rsidRDefault="0057278B" w:rsidP="00AC4CBC">
      <w:pPr>
        <w:spacing w:line="400" w:lineRule="exact"/>
        <w:ind w:firstLine="420"/>
        <w:rPr>
          <w:rFonts w:eastAsia="楷体_GB2312"/>
          <w:sz w:val="24"/>
        </w:rPr>
      </w:pPr>
      <w:r w:rsidRPr="0057278B">
        <w:rPr>
          <w:rFonts w:eastAsia="楷体_GB2312" w:hint="eastAsia"/>
          <w:sz w:val="24"/>
        </w:rPr>
        <w:t>语义模型的参数优化直接影响了整个多标签分类模型的效率，因为不仅要关</w:t>
      </w:r>
      <w:r>
        <w:rPr>
          <w:rFonts w:eastAsia="楷体_GB2312" w:hint="eastAsia"/>
          <w:sz w:val="24"/>
        </w:rPr>
        <w:t>注算法的准确性，同时也要将算法的复杂度降低到了一个可接受的范围</w:t>
      </w:r>
      <w:r w:rsidR="00AC4CBC" w:rsidRPr="003A6963">
        <w:rPr>
          <w:rFonts w:eastAsia="楷体_GB2312"/>
          <w:sz w:val="24"/>
        </w:rPr>
        <w:t>。</w:t>
      </w:r>
    </w:p>
    <w:p w14:paraId="0157600D" w14:textId="695E05C5" w:rsidR="0057278B" w:rsidRDefault="0057278B" w:rsidP="0057278B">
      <w:pPr>
        <w:spacing w:line="400" w:lineRule="exact"/>
        <w:rPr>
          <w:rFonts w:eastAsia="楷体_GB2312"/>
          <w:sz w:val="24"/>
        </w:rPr>
      </w:pPr>
      <w:r>
        <w:rPr>
          <w:rFonts w:eastAsia="楷体_GB2312"/>
          <w:sz w:val="24"/>
        </w:rPr>
        <w:tab/>
      </w:r>
      <w:r>
        <w:rPr>
          <w:rFonts w:eastAsia="楷体_GB2312" w:hint="eastAsia"/>
          <w:sz w:val="24"/>
        </w:rPr>
        <w:t>针对</w:t>
      </w:r>
      <w:r>
        <w:rPr>
          <w:rFonts w:eastAsia="楷体_GB2312"/>
          <w:sz w:val="24"/>
        </w:rPr>
        <w:t>菜品</w:t>
      </w:r>
      <w:r>
        <w:rPr>
          <w:rFonts w:eastAsia="楷体_GB2312" w:hint="eastAsia"/>
          <w:sz w:val="24"/>
        </w:rPr>
        <w:t>类</w:t>
      </w:r>
      <w:r w:rsidR="0015681E">
        <w:rPr>
          <w:rFonts w:eastAsia="楷体_GB2312"/>
          <w:sz w:val="24"/>
        </w:rPr>
        <w:t>标签的提取，</w:t>
      </w:r>
      <w:r w:rsidR="00B91EE7">
        <w:rPr>
          <w:rFonts w:eastAsia="楷体_GB2312" w:hint="eastAsia"/>
          <w:sz w:val="24"/>
        </w:rPr>
        <w:t>本课题</w:t>
      </w:r>
      <w:r w:rsidR="00B91EE7">
        <w:rPr>
          <w:rFonts w:eastAsia="楷体_GB2312"/>
          <w:sz w:val="24"/>
        </w:rPr>
        <w:t>将其视为实体关系识别问题，识别菜品和商家的关系。</w:t>
      </w:r>
      <w:r w:rsidR="0015681E">
        <w:rPr>
          <w:rFonts w:eastAsia="楷体_GB2312"/>
          <w:sz w:val="24"/>
        </w:rPr>
        <w:t>需要解决</w:t>
      </w:r>
      <w:r w:rsidR="0015681E">
        <w:rPr>
          <w:rFonts w:eastAsia="楷体_GB2312" w:hint="eastAsia"/>
          <w:sz w:val="24"/>
        </w:rPr>
        <w:t>的</w:t>
      </w:r>
      <w:r w:rsidR="0015681E">
        <w:rPr>
          <w:rFonts w:eastAsia="楷体_GB2312"/>
          <w:sz w:val="24"/>
        </w:rPr>
        <w:t>问题如下</w:t>
      </w:r>
      <w:r>
        <w:rPr>
          <w:rFonts w:eastAsia="楷体_GB2312" w:hint="eastAsia"/>
          <w:sz w:val="24"/>
        </w:rPr>
        <w:t>:</w:t>
      </w:r>
    </w:p>
    <w:p w14:paraId="100C757E" w14:textId="77777777" w:rsidR="0057278B" w:rsidRDefault="0057278B" w:rsidP="00E57851">
      <w:pPr>
        <w:numPr>
          <w:ilvl w:val="0"/>
          <w:numId w:val="14"/>
        </w:numPr>
        <w:spacing w:line="400" w:lineRule="exact"/>
        <w:rPr>
          <w:rFonts w:eastAsia="楷体_GB2312"/>
          <w:sz w:val="24"/>
        </w:rPr>
      </w:pPr>
      <w:r>
        <w:rPr>
          <w:rFonts w:eastAsia="楷体_GB2312" w:hint="eastAsia"/>
          <w:sz w:val="24"/>
        </w:rPr>
        <w:t>基于</w:t>
      </w:r>
      <w:r>
        <w:rPr>
          <w:rFonts w:eastAsia="楷体_GB2312"/>
          <w:sz w:val="24"/>
        </w:rPr>
        <w:t>注意力进行包间示例转移</w:t>
      </w:r>
    </w:p>
    <w:p w14:paraId="4904210A" w14:textId="5A84DE83" w:rsidR="0057278B" w:rsidRDefault="0057278B" w:rsidP="0057278B">
      <w:pPr>
        <w:spacing w:line="400" w:lineRule="exact"/>
        <w:ind w:firstLineChars="200" w:firstLine="480"/>
        <w:rPr>
          <w:rFonts w:eastAsia="楷体_GB2312"/>
          <w:sz w:val="24"/>
        </w:rPr>
      </w:pPr>
      <w:r w:rsidRPr="0057278B">
        <w:rPr>
          <w:rFonts w:eastAsia="楷体_GB2312" w:hint="eastAsia"/>
          <w:sz w:val="24"/>
        </w:rPr>
        <w:t>通过注意力机制，可以得到示例在不同关系注意力下的权重，如何基于</w:t>
      </w:r>
      <w:r w:rsidR="00B91EE7">
        <w:rPr>
          <w:rFonts w:eastAsia="楷体_GB2312" w:hint="eastAsia"/>
          <w:sz w:val="24"/>
        </w:rPr>
        <w:t>该权重，将示例转移到正确的关系下，是识别</w:t>
      </w:r>
      <w:r w:rsidR="00B91EE7">
        <w:rPr>
          <w:rFonts w:eastAsia="楷体_GB2312"/>
          <w:sz w:val="24"/>
        </w:rPr>
        <w:t>实体关系</w:t>
      </w:r>
      <w:r w:rsidR="0015681E">
        <w:rPr>
          <w:rFonts w:eastAsia="楷体_GB2312" w:hint="eastAsia"/>
          <w:sz w:val="24"/>
        </w:rPr>
        <w:t>需要解决的关键问题</w:t>
      </w:r>
      <w:r w:rsidR="00B91EE7">
        <w:rPr>
          <w:rFonts w:eastAsia="楷体_GB2312" w:hint="eastAsia"/>
          <w:sz w:val="24"/>
        </w:rPr>
        <w:t>之一</w:t>
      </w:r>
      <w:r w:rsidRPr="0057278B">
        <w:rPr>
          <w:rFonts w:eastAsia="楷体_GB2312" w:hint="eastAsia"/>
          <w:sz w:val="24"/>
        </w:rPr>
        <w:t>。</w:t>
      </w:r>
    </w:p>
    <w:p w14:paraId="567F15FB" w14:textId="1B92D509" w:rsidR="00B91EE7" w:rsidRDefault="00B91EE7" w:rsidP="00E57851">
      <w:pPr>
        <w:numPr>
          <w:ilvl w:val="0"/>
          <w:numId w:val="14"/>
        </w:numPr>
        <w:spacing w:line="400" w:lineRule="exact"/>
        <w:rPr>
          <w:rFonts w:eastAsia="楷体_GB2312"/>
          <w:sz w:val="24"/>
        </w:rPr>
      </w:pPr>
      <w:r>
        <w:rPr>
          <w:rFonts w:eastAsia="楷体_GB2312" w:hint="eastAsia"/>
          <w:sz w:val="24"/>
        </w:rPr>
        <w:t>将</w:t>
      </w:r>
      <w:r>
        <w:rPr>
          <w:rFonts w:eastAsia="楷体_GB2312"/>
          <w:sz w:val="24"/>
        </w:rPr>
        <w:t>实体关系识别</w:t>
      </w:r>
      <w:r>
        <w:rPr>
          <w:rFonts w:eastAsia="楷体_GB2312" w:hint="eastAsia"/>
          <w:sz w:val="24"/>
        </w:rPr>
        <w:t>应用</w:t>
      </w:r>
      <w:r>
        <w:rPr>
          <w:rFonts w:eastAsia="楷体_GB2312"/>
          <w:sz w:val="24"/>
        </w:rPr>
        <w:t>于菜品标签提取场景</w:t>
      </w:r>
    </w:p>
    <w:p w14:paraId="36592DF1" w14:textId="3AF53806" w:rsidR="00B91EE7" w:rsidRPr="00B91EE7" w:rsidRDefault="00B611C2" w:rsidP="0057278B">
      <w:pPr>
        <w:spacing w:line="400" w:lineRule="exact"/>
        <w:ind w:firstLineChars="200" w:firstLine="480"/>
        <w:rPr>
          <w:rFonts w:eastAsia="楷体_GB2312"/>
          <w:sz w:val="24"/>
        </w:rPr>
      </w:pPr>
      <w:r>
        <w:rPr>
          <w:rFonts w:eastAsia="楷体_GB2312" w:hint="eastAsia"/>
          <w:sz w:val="24"/>
        </w:rPr>
        <w:t>实体关系识别</w:t>
      </w:r>
      <w:r>
        <w:rPr>
          <w:rFonts w:eastAsia="楷体_GB2312"/>
          <w:sz w:val="24"/>
        </w:rPr>
        <w:t>作为通用性的基础研究算法，</w:t>
      </w:r>
      <w:r>
        <w:rPr>
          <w:rFonts w:eastAsia="楷体_GB2312" w:hint="eastAsia"/>
          <w:sz w:val="24"/>
        </w:rPr>
        <w:t>要</w:t>
      </w:r>
      <w:r>
        <w:rPr>
          <w:rFonts w:eastAsia="楷体_GB2312"/>
          <w:sz w:val="24"/>
        </w:rPr>
        <w:t>应用到菜品标签提取场景中，需要进行适应性的改进，如何将商家和菜品作为实体对，</w:t>
      </w:r>
      <w:r>
        <w:rPr>
          <w:rFonts w:eastAsia="楷体_GB2312" w:hint="eastAsia"/>
          <w:sz w:val="24"/>
        </w:rPr>
        <w:t>抽取</w:t>
      </w:r>
      <w:r>
        <w:rPr>
          <w:rFonts w:eastAsia="楷体_GB2312"/>
          <w:sz w:val="24"/>
        </w:rPr>
        <w:t>商家和菜品之间的推荐关系，也是</w:t>
      </w:r>
      <w:r>
        <w:rPr>
          <w:rFonts w:eastAsia="楷体_GB2312" w:hint="eastAsia"/>
          <w:sz w:val="24"/>
        </w:rPr>
        <w:t>待解决</w:t>
      </w:r>
      <w:r>
        <w:rPr>
          <w:rFonts w:eastAsia="楷体_GB2312"/>
          <w:sz w:val="24"/>
        </w:rPr>
        <w:t>的关键问题之一。</w:t>
      </w:r>
    </w:p>
    <w:p w14:paraId="3E745FCD" w14:textId="77777777" w:rsidR="00C43E83" w:rsidRDefault="00C43E83" w:rsidP="00E57851">
      <w:pPr>
        <w:numPr>
          <w:ilvl w:val="0"/>
          <w:numId w:val="12"/>
        </w:numPr>
        <w:spacing w:line="400" w:lineRule="exact"/>
        <w:rPr>
          <w:rFonts w:eastAsia="楷体_GB2312"/>
          <w:sz w:val="24"/>
        </w:rPr>
      </w:pPr>
      <w:r>
        <w:rPr>
          <w:rFonts w:eastAsia="楷体_GB2312" w:hint="eastAsia"/>
          <w:sz w:val="24"/>
        </w:rPr>
        <w:t>客流预测</w:t>
      </w:r>
    </w:p>
    <w:p w14:paraId="118C117E" w14:textId="77777777" w:rsidR="00C43E83" w:rsidRDefault="0005751A" w:rsidP="00E57851">
      <w:pPr>
        <w:numPr>
          <w:ilvl w:val="0"/>
          <w:numId w:val="15"/>
        </w:numPr>
        <w:spacing w:line="400" w:lineRule="exact"/>
        <w:rPr>
          <w:rFonts w:eastAsia="楷体_GB2312"/>
          <w:sz w:val="24"/>
        </w:rPr>
      </w:pPr>
      <w:r w:rsidRPr="0005751A">
        <w:rPr>
          <w:rFonts w:eastAsia="楷体_GB2312" w:hint="eastAsia"/>
          <w:sz w:val="24"/>
        </w:rPr>
        <w:t>分析对地铁客流量造成影响的主要因素</w:t>
      </w:r>
    </w:p>
    <w:p w14:paraId="4587D654" w14:textId="77777777" w:rsidR="00F93DFD" w:rsidRDefault="00F93DFD" w:rsidP="00F93DFD">
      <w:pPr>
        <w:spacing w:line="400" w:lineRule="exact"/>
        <w:ind w:firstLineChars="200" w:firstLine="480"/>
        <w:rPr>
          <w:rFonts w:eastAsia="楷体_GB2312"/>
          <w:sz w:val="24"/>
        </w:rPr>
      </w:pPr>
      <w:r w:rsidRPr="00F93DFD">
        <w:rPr>
          <w:rFonts w:eastAsia="楷体_GB2312" w:hint="eastAsia"/>
          <w:sz w:val="24"/>
        </w:rPr>
        <w:t>实际场景中，客流量不仅仅与其历史数据有关，往往还与许多其他方面的其他因素息息相关。比如气象、节日和周边商家的情况等等。这些因素都会对路网造成或多或少的影响。如何找出具体影响客流量的特征对于后续模型的挖掘有着重要的意义，也对预测模型的预测准确率有着重要的意义。如何准确找出影响客流的特征需要利用一系列特征工程进行挖掘，如相关性，方差，特征降维，特征筛选等等手段。</w:t>
      </w:r>
    </w:p>
    <w:p w14:paraId="07364044" w14:textId="77777777" w:rsidR="0005751A" w:rsidRDefault="0005751A" w:rsidP="00E57851">
      <w:pPr>
        <w:numPr>
          <w:ilvl w:val="0"/>
          <w:numId w:val="15"/>
        </w:numPr>
        <w:spacing w:line="400" w:lineRule="exact"/>
        <w:rPr>
          <w:rFonts w:eastAsia="楷体_GB2312"/>
          <w:sz w:val="24"/>
        </w:rPr>
      </w:pPr>
      <w:r w:rsidRPr="0005751A">
        <w:rPr>
          <w:rFonts w:eastAsia="楷体_GB2312" w:hint="eastAsia"/>
          <w:sz w:val="24"/>
        </w:rPr>
        <w:t>对客流数据进行合理有效地向量化编码</w:t>
      </w:r>
    </w:p>
    <w:p w14:paraId="474C2BD2" w14:textId="77777777" w:rsidR="00F93DFD" w:rsidRDefault="008F1323" w:rsidP="008F1323">
      <w:pPr>
        <w:spacing w:line="400" w:lineRule="exact"/>
        <w:ind w:firstLineChars="200" w:firstLine="480"/>
        <w:rPr>
          <w:rFonts w:eastAsia="楷体_GB2312"/>
          <w:sz w:val="24"/>
        </w:rPr>
      </w:pPr>
      <w:r w:rsidRPr="008F1323">
        <w:rPr>
          <w:rFonts w:eastAsia="楷体_GB2312" w:hint="eastAsia"/>
          <w:sz w:val="24"/>
        </w:rPr>
        <w:t>向量化表示常见的场景如在自然语言处理中的词向量表示，训练一个简单的多层神经网络模型，利用中心词预测其上下文的词语。最后将训练好的网络</w:t>
      </w:r>
      <w:r w:rsidRPr="008F1323">
        <w:rPr>
          <w:rFonts w:eastAsia="楷体_GB2312" w:hint="eastAsia"/>
          <w:sz w:val="24"/>
        </w:rPr>
        <w:lastRenderedPageBreak/>
        <w:t>参数取出，即为词语的向量化表示，该向量化表示考虑的是词语之间的共现关系。在客流数据中，数据本身就是数值数据，研究难点在于设计编码器模型，将客流数据和相关的特征一起训练，并利用词向量的思路，取模型的中间参数作为最终的客流向量化表示。</w:t>
      </w:r>
    </w:p>
    <w:p w14:paraId="5039FD31" w14:textId="77777777" w:rsidR="0005751A" w:rsidRDefault="0005751A" w:rsidP="00E57851">
      <w:pPr>
        <w:numPr>
          <w:ilvl w:val="0"/>
          <w:numId w:val="15"/>
        </w:numPr>
        <w:spacing w:line="400" w:lineRule="exact"/>
        <w:rPr>
          <w:rFonts w:eastAsia="楷体_GB2312"/>
          <w:sz w:val="24"/>
        </w:rPr>
      </w:pPr>
      <w:r w:rsidRPr="0005751A">
        <w:rPr>
          <w:rFonts w:eastAsia="楷体_GB2312" w:hint="eastAsia"/>
          <w:sz w:val="24"/>
        </w:rPr>
        <w:t>针对多源数据设计有效客流预测模型</w:t>
      </w:r>
    </w:p>
    <w:p w14:paraId="5BB31BD6" w14:textId="77777777" w:rsidR="008F1323" w:rsidRDefault="008F1323" w:rsidP="008F1323">
      <w:pPr>
        <w:spacing w:line="400" w:lineRule="exact"/>
        <w:ind w:firstLineChars="200" w:firstLine="480"/>
        <w:rPr>
          <w:rFonts w:eastAsia="楷体_GB2312"/>
          <w:sz w:val="24"/>
        </w:rPr>
      </w:pPr>
      <w:r w:rsidRPr="008F1323">
        <w:rPr>
          <w:rFonts w:eastAsia="楷体_GB2312" w:hint="eastAsia"/>
          <w:sz w:val="24"/>
        </w:rPr>
        <w:t>常见的循环神经网络模型对于单一的时间序列数据有较好的学习能力，能学习长期的时间依赖关系。但是不能直接处理多源的时间序列数据，针对此，研究设计可以接收多源输入的预测模型，模型可以自动学习多输入之间的相互关系，并有效预测目标时间序列数据。</w:t>
      </w:r>
    </w:p>
    <w:p w14:paraId="013FD52F" w14:textId="16902327" w:rsidR="00C43E83" w:rsidRDefault="002D2061" w:rsidP="00E57851">
      <w:pPr>
        <w:numPr>
          <w:ilvl w:val="0"/>
          <w:numId w:val="12"/>
        </w:numPr>
        <w:spacing w:line="400" w:lineRule="exact"/>
        <w:rPr>
          <w:rFonts w:eastAsia="楷体_GB2312"/>
          <w:sz w:val="24"/>
        </w:rPr>
      </w:pPr>
      <w:r>
        <w:rPr>
          <w:rFonts w:eastAsia="楷体_GB2312" w:hint="eastAsia"/>
          <w:sz w:val="24"/>
        </w:rPr>
        <w:t>路线</w:t>
      </w:r>
      <w:commentRangeStart w:id="13"/>
      <w:r w:rsidR="00C43E83">
        <w:rPr>
          <w:rFonts w:eastAsia="楷体_GB2312"/>
          <w:sz w:val="24"/>
        </w:rPr>
        <w:t>推荐</w:t>
      </w:r>
      <w:commentRangeEnd w:id="13"/>
      <w:r w:rsidR="005C0D30">
        <w:rPr>
          <w:rStyle w:val="af0"/>
        </w:rPr>
        <w:commentReference w:id="13"/>
      </w:r>
    </w:p>
    <w:p w14:paraId="73A52E3B" w14:textId="77777777" w:rsidR="000D5FCA" w:rsidRPr="000D5FCA" w:rsidRDefault="000D5FCA" w:rsidP="000D5FCA">
      <w:pPr>
        <w:spacing w:line="400" w:lineRule="exact"/>
        <w:ind w:firstLineChars="200" w:firstLine="480"/>
        <w:rPr>
          <w:rFonts w:eastAsia="楷体_GB2312"/>
          <w:sz w:val="24"/>
        </w:rPr>
      </w:pPr>
      <w:r w:rsidRPr="000D5FCA">
        <w:rPr>
          <w:rFonts w:eastAsia="楷体_GB2312" w:hint="eastAsia"/>
          <w:sz w:val="24"/>
        </w:rPr>
        <w:t>（</w:t>
      </w:r>
      <w:r w:rsidRPr="000D5FCA">
        <w:rPr>
          <w:rFonts w:eastAsia="楷体_GB2312" w:hint="eastAsia"/>
          <w:sz w:val="24"/>
        </w:rPr>
        <w:t>1</w:t>
      </w:r>
      <w:r w:rsidRPr="000D5FCA">
        <w:rPr>
          <w:rFonts w:eastAsia="楷体_GB2312" w:hint="eastAsia"/>
          <w:sz w:val="24"/>
        </w:rPr>
        <w:t>）地铁站点画像构建</w:t>
      </w:r>
    </w:p>
    <w:p w14:paraId="22EB894B" w14:textId="77777777" w:rsidR="000D5FCA" w:rsidRPr="000D5FCA" w:rsidRDefault="000D5FCA" w:rsidP="000D5FCA">
      <w:pPr>
        <w:spacing w:line="400" w:lineRule="exact"/>
        <w:ind w:firstLineChars="200" w:firstLine="480"/>
        <w:rPr>
          <w:rFonts w:eastAsia="楷体_GB2312"/>
          <w:sz w:val="24"/>
        </w:rPr>
      </w:pPr>
      <w:r w:rsidRPr="000D5FCA">
        <w:rPr>
          <w:rFonts w:eastAsia="楷体_GB2312" w:hint="eastAsia"/>
          <w:sz w:val="24"/>
        </w:rPr>
        <w:t>地铁站点画像要尽可能全面的包含站点的特征信息。除了考虑站点所处的地理位置之外，还要考虑站点的客流量和客流高峰的时间分布。移动互联网上站点周围商家的评论文本同样包含大量与站点有关的隐含信息，挖掘出这些评论里面隐含的信息，会在很大程度上提升推荐的效果。</w:t>
      </w:r>
    </w:p>
    <w:p w14:paraId="40FEBF76" w14:textId="77777777" w:rsidR="000D5FCA" w:rsidRPr="000D5FCA" w:rsidRDefault="000D5FCA" w:rsidP="000D5FCA">
      <w:pPr>
        <w:spacing w:line="400" w:lineRule="exact"/>
        <w:ind w:firstLineChars="200" w:firstLine="480"/>
        <w:rPr>
          <w:rFonts w:eastAsia="楷体_GB2312"/>
          <w:sz w:val="24"/>
        </w:rPr>
      </w:pPr>
      <w:r w:rsidRPr="000D5FCA">
        <w:rPr>
          <w:rFonts w:eastAsia="楷体_GB2312" w:hint="eastAsia"/>
          <w:sz w:val="24"/>
        </w:rPr>
        <w:t>（</w:t>
      </w:r>
      <w:r w:rsidRPr="000D5FCA">
        <w:rPr>
          <w:rFonts w:eastAsia="楷体_GB2312" w:hint="eastAsia"/>
          <w:sz w:val="24"/>
        </w:rPr>
        <w:t>2</w:t>
      </w:r>
      <w:r w:rsidRPr="000D5FCA">
        <w:rPr>
          <w:rFonts w:eastAsia="楷体_GB2312" w:hint="eastAsia"/>
          <w:sz w:val="24"/>
        </w:rPr>
        <w:t>）基于商家标签和站点客流量的路线推荐模型</w:t>
      </w:r>
    </w:p>
    <w:p w14:paraId="08E229E5" w14:textId="0803FB12" w:rsidR="0005751A" w:rsidRPr="0057278B" w:rsidRDefault="000D5FCA" w:rsidP="000D5FCA">
      <w:pPr>
        <w:spacing w:line="400" w:lineRule="exact"/>
        <w:ind w:firstLineChars="200" w:firstLine="480"/>
        <w:rPr>
          <w:rFonts w:eastAsia="楷体_GB2312"/>
          <w:sz w:val="24"/>
        </w:rPr>
      </w:pPr>
      <w:r w:rsidRPr="000D5FCA">
        <w:rPr>
          <w:rFonts w:eastAsia="楷体_GB2312" w:hint="eastAsia"/>
          <w:sz w:val="24"/>
        </w:rPr>
        <w:t>常见的推荐模型只考虑用户的历史行为，推荐结果准确性不高。将用户的历史行为、商家信息、站点画像和站点客流量等信息，尤其是商家的评论文本加入到模型中，可以提高推荐的准确性。输入数据的维度多，数据量大，需要模型有很好的性能</w:t>
      </w:r>
    </w:p>
    <w:p w14:paraId="676DE40C" w14:textId="77777777" w:rsidR="00392C9C" w:rsidRPr="00AC4CBC" w:rsidRDefault="00392C9C" w:rsidP="00392C9C">
      <w:pPr>
        <w:snapToGrid w:val="0"/>
        <w:spacing w:line="440" w:lineRule="exact"/>
        <w:ind w:firstLineChars="196" w:firstLine="470"/>
        <w:rPr>
          <w:rFonts w:ascii="宋体" w:hAnsi="宋体"/>
          <w:sz w:val="24"/>
          <w:szCs w:val="24"/>
        </w:rPr>
      </w:pPr>
    </w:p>
    <w:p w14:paraId="7DD28BFE" w14:textId="77777777" w:rsidR="00392C9C" w:rsidRDefault="00392C9C" w:rsidP="00392C9C">
      <w:pPr>
        <w:snapToGrid w:val="0"/>
        <w:spacing w:line="440" w:lineRule="exact"/>
        <w:ind w:firstLineChars="196" w:firstLine="549"/>
        <w:rPr>
          <w:rFonts w:ascii="楷体" w:eastAsia="楷体" w:hAnsi="楷体" w:cs="楷体_GB2312"/>
          <w:color w:val="0070C0"/>
          <w:sz w:val="28"/>
          <w:szCs w:val="28"/>
        </w:rPr>
      </w:pPr>
      <w:r w:rsidRPr="00F41D4D">
        <w:rPr>
          <w:rFonts w:ascii="楷体" w:eastAsia="楷体" w:hAnsi="楷体"/>
          <w:color w:val="0070C0"/>
          <w:sz w:val="28"/>
          <w:szCs w:val="28"/>
        </w:rPr>
        <w:t>3</w:t>
      </w:r>
      <w:r w:rsidRPr="00F41D4D">
        <w:rPr>
          <w:rFonts w:ascii="楷体" w:eastAsia="楷体" w:hAnsi="楷体" w:cs="楷体_GB2312" w:hint="eastAsia"/>
          <w:color w:val="0070C0"/>
          <w:sz w:val="28"/>
          <w:szCs w:val="28"/>
        </w:rPr>
        <w:t>．</w:t>
      </w:r>
      <w:r w:rsidRPr="00F41D4D">
        <w:rPr>
          <w:rFonts w:ascii="楷体" w:eastAsia="楷体" w:hAnsi="楷体" w:cs="楷体_GB2312" w:hint="eastAsia"/>
          <w:b/>
          <w:bCs/>
          <w:color w:val="0070C0"/>
          <w:sz w:val="28"/>
          <w:szCs w:val="28"/>
        </w:rPr>
        <w:t>拟采取的研究方案及可行性分析</w:t>
      </w:r>
      <w:r w:rsidRPr="00F41D4D">
        <w:rPr>
          <w:rFonts w:ascii="楷体" w:eastAsia="楷体" w:hAnsi="楷体" w:cs="楷体_GB2312" w:hint="eastAsia"/>
          <w:color w:val="0070C0"/>
          <w:sz w:val="28"/>
          <w:szCs w:val="28"/>
        </w:rPr>
        <w:t>（包括研究方法、技术路线、实验手段、关键技术等说明）；</w:t>
      </w:r>
    </w:p>
    <w:p w14:paraId="11517986" w14:textId="77777777" w:rsidR="00870244" w:rsidRPr="00870244" w:rsidRDefault="00870244" w:rsidP="00E57851">
      <w:pPr>
        <w:pStyle w:val="a7"/>
        <w:keepNext/>
        <w:keepLines/>
        <w:numPr>
          <w:ilvl w:val="0"/>
          <w:numId w:val="1"/>
        </w:numPr>
        <w:spacing w:before="240" w:after="240" w:line="415" w:lineRule="auto"/>
        <w:ind w:firstLineChars="0"/>
        <w:outlineLvl w:val="0"/>
        <w:rPr>
          <w:rFonts w:eastAsia="楷体_GB2312"/>
          <w:b/>
          <w:bCs/>
          <w:vanish/>
          <w:sz w:val="24"/>
          <w:szCs w:val="32"/>
        </w:rPr>
      </w:pPr>
    </w:p>
    <w:p w14:paraId="7DAFD308" w14:textId="77777777" w:rsidR="006430A9" w:rsidRPr="006430A9" w:rsidRDefault="006430A9" w:rsidP="00E57851">
      <w:pPr>
        <w:pStyle w:val="a7"/>
        <w:keepNext/>
        <w:keepLines/>
        <w:numPr>
          <w:ilvl w:val="0"/>
          <w:numId w:val="17"/>
        </w:numPr>
        <w:spacing w:before="240" w:after="240" w:line="415" w:lineRule="auto"/>
        <w:ind w:firstLineChars="0"/>
        <w:outlineLvl w:val="0"/>
        <w:rPr>
          <w:rFonts w:eastAsia="楷体_GB2312"/>
          <w:b/>
          <w:bCs/>
          <w:vanish/>
          <w:sz w:val="24"/>
          <w:szCs w:val="32"/>
        </w:rPr>
      </w:pPr>
    </w:p>
    <w:p w14:paraId="5D3FD370" w14:textId="77777777" w:rsidR="00AC4CBC" w:rsidRDefault="00AC4CBC" w:rsidP="006430A9">
      <w:pPr>
        <w:pStyle w:val="1"/>
      </w:pPr>
      <w:r w:rsidRPr="008D4995">
        <w:rPr>
          <w:rFonts w:hint="eastAsia"/>
        </w:rPr>
        <w:t>研究方案</w:t>
      </w:r>
    </w:p>
    <w:p w14:paraId="2E29EE1B" w14:textId="51C722FE" w:rsidR="00B45EA5" w:rsidRDefault="00B45EA5" w:rsidP="00DB0EDF">
      <w:pPr>
        <w:spacing w:line="400" w:lineRule="exact"/>
        <w:ind w:firstLineChars="200" w:firstLine="480"/>
        <w:rPr>
          <w:rFonts w:ascii="楷体" w:eastAsia="楷体" w:hAnsi="楷体"/>
          <w:sz w:val="24"/>
          <w:szCs w:val="24"/>
        </w:rPr>
      </w:pPr>
      <w:r w:rsidRPr="00DB0EDF">
        <w:rPr>
          <w:rFonts w:ascii="楷体" w:eastAsia="楷体" w:hAnsi="楷体" w:hint="eastAsia"/>
          <w:sz w:val="24"/>
          <w:szCs w:val="24"/>
        </w:rPr>
        <w:t>本课题拟通过</w:t>
      </w:r>
      <w:r w:rsidRPr="00DB0EDF">
        <w:rPr>
          <w:rFonts w:ascii="楷体" w:eastAsia="楷体" w:hAnsi="楷体"/>
          <w:sz w:val="24"/>
          <w:szCs w:val="24"/>
        </w:rPr>
        <w:t>移动互联网的文本</w:t>
      </w:r>
      <w:r w:rsidRPr="00DB0EDF">
        <w:rPr>
          <w:rFonts w:ascii="楷体" w:eastAsia="楷体" w:hAnsi="楷体" w:hint="eastAsia"/>
          <w:sz w:val="24"/>
          <w:szCs w:val="24"/>
        </w:rPr>
        <w:t>数据</w:t>
      </w:r>
      <w:r w:rsidRPr="00DB0EDF">
        <w:rPr>
          <w:rFonts w:ascii="楷体" w:eastAsia="楷体" w:hAnsi="楷体"/>
          <w:sz w:val="24"/>
          <w:szCs w:val="24"/>
        </w:rPr>
        <w:t>来挖掘</w:t>
      </w:r>
      <w:r w:rsidRPr="00DB0EDF">
        <w:rPr>
          <w:rFonts w:ascii="楷体" w:eastAsia="楷体" w:hAnsi="楷体" w:hint="eastAsia"/>
          <w:sz w:val="24"/>
          <w:szCs w:val="24"/>
        </w:rPr>
        <w:t>和</w:t>
      </w:r>
      <w:r w:rsidRPr="00DB0EDF">
        <w:rPr>
          <w:rFonts w:ascii="楷体" w:eastAsia="楷体" w:hAnsi="楷体"/>
          <w:sz w:val="24"/>
          <w:szCs w:val="24"/>
        </w:rPr>
        <w:t>出行相关的商家特征，并</w:t>
      </w:r>
      <w:r w:rsidRPr="00DB0EDF">
        <w:rPr>
          <w:rFonts w:ascii="楷体" w:eastAsia="楷体" w:hAnsi="楷体" w:hint="eastAsia"/>
          <w:sz w:val="24"/>
          <w:szCs w:val="24"/>
        </w:rPr>
        <w:t>和</w:t>
      </w:r>
      <w:r w:rsidRPr="00DB0EDF">
        <w:rPr>
          <w:rFonts w:ascii="楷体" w:eastAsia="楷体" w:hAnsi="楷体"/>
          <w:sz w:val="24"/>
          <w:szCs w:val="24"/>
        </w:rPr>
        <w:t>客流模型</w:t>
      </w:r>
      <w:r w:rsidRPr="00DB0EDF">
        <w:rPr>
          <w:rFonts w:ascii="楷体" w:eastAsia="楷体" w:hAnsi="楷体" w:hint="eastAsia"/>
          <w:sz w:val="24"/>
          <w:szCs w:val="24"/>
        </w:rPr>
        <w:t>相</w:t>
      </w:r>
      <w:r w:rsidRPr="00DB0EDF">
        <w:rPr>
          <w:rFonts w:ascii="楷体" w:eastAsia="楷体" w:hAnsi="楷体"/>
          <w:sz w:val="24"/>
          <w:szCs w:val="24"/>
        </w:rPr>
        <w:t>结合，最终构建出基于</w:t>
      </w:r>
      <w:r w:rsidRPr="00DB0EDF">
        <w:rPr>
          <w:rFonts w:ascii="楷体" w:eastAsia="楷体" w:hAnsi="楷体" w:hint="eastAsia"/>
          <w:sz w:val="24"/>
          <w:szCs w:val="24"/>
        </w:rPr>
        <w:t>商家</w:t>
      </w:r>
      <w:r w:rsidRPr="00DB0EDF">
        <w:rPr>
          <w:rFonts w:ascii="楷体" w:eastAsia="楷体" w:hAnsi="楷体"/>
          <w:sz w:val="24"/>
          <w:szCs w:val="24"/>
        </w:rPr>
        <w:t>和客流的路线</w:t>
      </w:r>
      <w:r w:rsidRPr="00DB0EDF">
        <w:rPr>
          <w:rFonts w:ascii="楷体" w:eastAsia="楷体" w:hAnsi="楷体" w:hint="eastAsia"/>
          <w:sz w:val="24"/>
          <w:szCs w:val="24"/>
        </w:rPr>
        <w:t>推荐</w:t>
      </w:r>
      <w:r w:rsidRPr="00DB0EDF">
        <w:rPr>
          <w:rFonts w:ascii="楷体" w:eastAsia="楷体" w:hAnsi="楷体"/>
          <w:sz w:val="24"/>
          <w:szCs w:val="24"/>
        </w:rPr>
        <w:t>模型。</w:t>
      </w:r>
      <w:r w:rsidRPr="00DB0EDF">
        <w:rPr>
          <w:rFonts w:ascii="楷体" w:eastAsia="楷体" w:hAnsi="楷体" w:hint="eastAsia"/>
          <w:sz w:val="24"/>
          <w:szCs w:val="24"/>
        </w:rPr>
        <w:t>整体</w:t>
      </w:r>
      <w:r w:rsidRPr="00DB0EDF">
        <w:rPr>
          <w:rFonts w:ascii="楷体" w:eastAsia="楷体" w:hAnsi="楷体"/>
          <w:sz w:val="24"/>
          <w:szCs w:val="24"/>
        </w:rPr>
        <w:t>方案分为三部分内容</w:t>
      </w:r>
      <w:r w:rsidRPr="00DB0EDF">
        <w:rPr>
          <w:rFonts w:ascii="楷体" w:eastAsia="楷体" w:hAnsi="楷体" w:hint="eastAsia"/>
          <w:sz w:val="24"/>
          <w:szCs w:val="24"/>
        </w:rPr>
        <w:t>，</w:t>
      </w:r>
      <w:r w:rsidRPr="00DB0EDF">
        <w:rPr>
          <w:rFonts w:ascii="楷体" w:eastAsia="楷体" w:hAnsi="楷体"/>
          <w:sz w:val="24"/>
          <w:szCs w:val="24"/>
        </w:rPr>
        <w:t>第一部分</w:t>
      </w:r>
      <w:r w:rsidRPr="00DB0EDF">
        <w:rPr>
          <w:rFonts w:ascii="楷体" w:eastAsia="楷体" w:hAnsi="楷体" w:hint="eastAsia"/>
          <w:sz w:val="24"/>
          <w:szCs w:val="24"/>
        </w:rPr>
        <w:t>利用文本</w:t>
      </w:r>
      <w:r w:rsidRPr="00DB0EDF">
        <w:rPr>
          <w:rFonts w:ascii="楷体" w:eastAsia="楷体" w:hAnsi="楷体"/>
          <w:sz w:val="24"/>
          <w:szCs w:val="24"/>
        </w:rPr>
        <w:t>挖掘技术，得到</w:t>
      </w:r>
      <w:r w:rsidRPr="00DB0EDF">
        <w:rPr>
          <w:rFonts w:ascii="楷体" w:eastAsia="楷体" w:hAnsi="楷体" w:hint="eastAsia"/>
          <w:sz w:val="24"/>
          <w:szCs w:val="24"/>
        </w:rPr>
        <w:t>站点</w:t>
      </w:r>
      <w:r w:rsidRPr="00DB0EDF">
        <w:rPr>
          <w:rFonts w:ascii="楷体" w:eastAsia="楷体" w:hAnsi="楷体"/>
          <w:sz w:val="24"/>
          <w:szCs w:val="24"/>
        </w:rPr>
        <w:t>周边的</w:t>
      </w:r>
      <w:r w:rsidRPr="00DB0EDF">
        <w:rPr>
          <w:rFonts w:ascii="楷体" w:eastAsia="楷体" w:hAnsi="楷体" w:hint="eastAsia"/>
          <w:sz w:val="24"/>
          <w:szCs w:val="24"/>
        </w:rPr>
        <w:t>商家</w:t>
      </w:r>
      <w:r w:rsidRPr="00DB0EDF">
        <w:rPr>
          <w:rFonts w:ascii="楷体" w:eastAsia="楷体" w:hAnsi="楷体"/>
          <w:sz w:val="24"/>
          <w:szCs w:val="24"/>
        </w:rPr>
        <w:t>标签</w:t>
      </w:r>
      <w:r w:rsidRPr="00DB0EDF">
        <w:rPr>
          <w:rFonts w:ascii="楷体" w:eastAsia="楷体" w:hAnsi="楷体" w:hint="eastAsia"/>
          <w:sz w:val="24"/>
          <w:szCs w:val="24"/>
        </w:rPr>
        <w:t>，该部分</w:t>
      </w:r>
      <w:r w:rsidRPr="00DB0EDF">
        <w:rPr>
          <w:rFonts w:ascii="楷体" w:eastAsia="楷体" w:hAnsi="楷体"/>
          <w:sz w:val="24"/>
          <w:szCs w:val="24"/>
        </w:rPr>
        <w:t>包含了潜在的用户出行</w:t>
      </w:r>
      <w:r w:rsidRPr="00DB0EDF">
        <w:rPr>
          <w:rFonts w:ascii="楷体" w:eastAsia="楷体" w:hAnsi="楷体" w:hint="eastAsia"/>
          <w:sz w:val="24"/>
          <w:szCs w:val="24"/>
        </w:rPr>
        <w:t>特征</w:t>
      </w:r>
      <w:r w:rsidRPr="00DB0EDF">
        <w:rPr>
          <w:rFonts w:ascii="楷体" w:eastAsia="楷体" w:hAnsi="楷体"/>
          <w:sz w:val="24"/>
          <w:szCs w:val="24"/>
        </w:rPr>
        <w:t>，将作为后续客流</w:t>
      </w:r>
      <w:r w:rsidRPr="00DB0EDF">
        <w:rPr>
          <w:rFonts w:ascii="楷体" w:eastAsia="楷体" w:hAnsi="楷体" w:hint="eastAsia"/>
          <w:sz w:val="24"/>
          <w:szCs w:val="24"/>
        </w:rPr>
        <w:t>模型</w:t>
      </w:r>
      <w:r w:rsidRPr="00DB0EDF">
        <w:rPr>
          <w:rFonts w:ascii="楷体" w:eastAsia="楷体" w:hAnsi="楷体"/>
          <w:sz w:val="24"/>
          <w:szCs w:val="24"/>
        </w:rPr>
        <w:t>和路线推荐模型的基础；第二部分</w:t>
      </w:r>
      <w:r w:rsidRPr="00DB0EDF">
        <w:rPr>
          <w:rFonts w:ascii="楷体" w:eastAsia="楷体" w:hAnsi="楷体" w:hint="eastAsia"/>
          <w:sz w:val="24"/>
          <w:szCs w:val="24"/>
        </w:rPr>
        <w:t>则</w:t>
      </w:r>
      <w:r w:rsidRPr="00DB0EDF">
        <w:rPr>
          <w:rFonts w:ascii="楷体" w:eastAsia="楷体" w:hAnsi="楷体"/>
          <w:sz w:val="24"/>
          <w:szCs w:val="24"/>
        </w:rPr>
        <w:t>结合了商家标签，天气，时间等多因素构建了客流模型</w:t>
      </w:r>
      <w:r w:rsidRPr="00DB0EDF">
        <w:rPr>
          <w:rFonts w:ascii="楷体" w:eastAsia="楷体" w:hAnsi="楷体" w:hint="eastAsia"/>
          <w:sz w:val="24"/>
          <w:szCs w:val="24"/>
        </w:rPr>
        <w:t>，</w:t>
      </w:r>
      <w:r w:rsidRPr="00DB0EDF">
        <w:rPr>
          <w:rFonts w:ascii="楷体" w:eastAsia="楷体" w:hAnsi="楷体"/>
          <w:sz w:val="24"/>
          <w:szCs w:val="24"/>
        </w:rPr>
        <w:t>该部分对交通出行中的客流情况进行了</w:t>
      </w:r>
      <w:r w:rsidRPr="00DB0EDF">
        <w:rPr>
          <w:rFonts w:ascii="楷体" w:eastAsia="楷体" w:hAnsi="楷体" w:hint="eastAsia"/>
          <w:sz w:val="24"/>
          <w:szCs w:val="24"/>
        </w:rPr>
        <w:t>有效</w:t>
      </w:r>
      <w:r w:rsidR="00B05079" w:rsidRPr="00DB0EDF">
        <w:rPr>
          <w:rFonts w:ascii="楷体" w:eastAsia="楷体" w:hAnsi="楷体" w:hint="eastAsia"/>
          <w:sz w:val="24"/>
          <w:szCs w:val="24"/>
        </w:rPr>
        <w:t>合理</w:t>
      </w:r>
      <w:r w:rsidR="00B05079" w:rsidRPr="00DB0EDF">
        <w:rPr>
          <w:rFonts w:ascii="楷体" w:eastAsia="楷体" w:hAnsi="楷体"/>
          <w:sz w:val="24"/>
          <w:szCs w:val="24"/>
        </w:rPr>
        <w:t>的建模，</w:t>
      </w:r>
      <w:r w:rsidR="00B05079" w:rsidRPr="00DB0EDF">
        <w:rPr>
          <w:rFonts w:ascii="楷体" w:eastAsia="楷体" w:hAnsi="楷体" w:hint="eastAsia"/>
          <w:sz w:val="24"/>
          <w:szCs w:val="24"/>
        </w:rPr>
        <w:t>为</w:t>
      </w:r>
      <w:r w:rsidR="00B05079" w:rsidRPr="00DB0EDF">
        <w:rPr>
          <w:rFonts w:ascii="楷体" w:eastAsia="楷体" w:hAnsi="楷体"/>
          <w:sz w:val="24"/>
          <w:szCs w:val="24"/>
        </w:rPr>
        <w:t>后续的路线推荐提供了重要参考</w:t>
      </w:r>
      <w:r w:rsidR="00B05079" w:rsidRPr="00DB0EDF">
        <w:rPr>
          <w:rFonts w:ascii="楷体" w:eastAsia="楷体" w:hAnsi="楷体" w:hint="eastAsia"/>
          <w:sz w:val="24"/>
          <w:szCs w:val="24"/>
        </w:rPr>
        <w:t>；</w:t>
      </w:r>
      <w:r w:rsidR="00B05079" w:rsidRPr="00DB0EDF">
        <w:rPr>
          <w:rFonts w:ascii="楷体" w:eastAsia="楷体" w:hAnsi="楷体"/>
          <w:sz w:val="24"/>
          <w:szCs w:val="24"/>
        </w:rPr>
        <w:t>第三部分则</w:t>
      </w:r>
      <w:r w:rsidR="00B05079" w:rsidRPr="00DB0EDF">
        <w:rPr>
          <w:rFonts w:ascii="楷体" w:eastAsia="楷体" w:hAnsi="楷体" w:hint="eastAsia"/>
          <w:sz w:val="24"/>
          <w:szCs w:val="24"/>
        </w:rPr>
        <w:t>融合</w:t>
      </w:r>
      <w:r w:rsidR="00B05079" w:rsidRPr="00DB0EDF">
        <w:rPr>
          <w:rFonts w:ascii="楷体" w:eastAsia="楷体" w:hAnsi="楷体"/>
          <w:sz w:val="24"/>
          <w:szCs w:val="24"/>
        </w:rPr>
        <w:t>了上述的商家标签信息和客流信息，构建了路线推荐模型，既考虑到了用户的出行意愿，同时可以减缓交通压力，</w:t>
      </w:r>
      <w:r w:rsidR="00B05079" w:rsidRPr="00DB0EDF">
        <w:rPr>
          <w:rFonts w:ascii="楷体" w:eastAsia="楷体" w:hAnsi="楷体" w:hint="eastAsia"/>
          <w:sz w:val="24"/>
          <w:szCs w:val="24"/>
        </w:rPr>
        <w:t>从而改善</w:t>
      </w:r>
      <w:r w:rsidR="00B05079" w:rsidRPr="00DB0EDF">
        <w:rPr>
          <w:rFonts w:ascii="楷体" w:eastAsia="楷体" w:hAnsi="楷体"/>
          <w:sz w:val="24"/>
          <w:szCs w:val="24"/>
        </w:rPr>
        <w:t>了</w:t>
      </w:r>
      <w:r w:rsidR="00B05079" w:rsidRPr="00DB0EDF">
        <w:rPr>
          <w:rFonts w:ascii="楷体" w:eastAsia="楷体" w:hAnsi="楷体" w:hint="eastAsia"/>
          <w:sz w:val="24"/>
          <w:szCs w:val="24"/>
        </w:rPr>
        <w:t>出行</w:t>
      </w:r>
      <w:r w:rsidR="00B05079" w:rsidRPr="00DB0EDF">
        <w:rPr>
          <w:rFonts w:ascii="楷体" w:eastAsia="楷体" w:hAnsi="楷体"/>
          <w:sz w:val="24"/>
          <w:szCs w:val="24"/>
        </w:rPr>
        <w:t>效率</w:t>
      </w:r>
      <w:r w:rsidR="00B05079" w:rsidRPr="00DB0EDF">
        <w:rPr>
          <w:rFonts w:ascii="楷体" w:eastAsia="楷体" w:hAnsi="楷体" w:hint="eastAsia"/>
          <w:sz w:val="24"/>
          <w:szCs w:val="24"/>
        </w:rPr>
        <w:t>。</w:t>
      </w:r>
      <w:r w:rsidR="00DB0EDF" w:rsidRPr="00DB0EDF">
        <w:rPr>
          <w:rFonts w:ascii="楷体" w:eastAsia="楷体" w:hAnsi="楷体" w:hint="eastAsia"/>
          <w:sz w:val="24"/>
          <w:szCs w:val="24"/>
        </w:rPr>
        <w:t>整体</w:t>
      </w:r>
      <w:r w:rsidR="00DB0EDF" w:rsidRPr="00DB0EDF">
        <w:rPr>
          <w:rFonts w:ascii="楷体" w:eastAsia="楷体" w:hAnsi="楷体"/>
          <w:sz w:val="24"/>
          <w:szCs w:val="24"/>
        </w:rPr>
        <w:t>路线图如下所示</w:t>
      </w:r>
      <w:r w:rsidR="00DB0EDF" w:rsidRPr="00DB0EDF">
        <w:rPr>
          <w:rFonts w:ascii="楷体" w:eastAsia="楷体" w:hAnsi="楷体" w:hint="eastAsia"/>
          <w:sz w:val="24"/>
          <w:szCs w:val="24"/>
        </w:rPr>
        <w:t>:</w:t>
      </w:r>
    </w:p>
    <w:p w14:paraId="49EBF1AC" w14:textId="77777777" w:rsidR="00E86460" w:rsidRDefault="00E86460" w:rsidP="00E86460">
      <w:pPr>
        <w:keepNext/>
        <w:jc w:val="center"/>
      </w:pPr>
      <w:r>
        <w:rPr>
          <w:noProof/>
        </w:rPr>
        <w:lastRenderedPageBreak/>
        <w:drawing>
          <wp:inline distT="0" distB="0" distL="0" distR="0" wp14:anchorId="7F38ED38" wp14:editId="7F59A76D">
            <wp:extent cx="3848668" cy="425687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1002" cy="4270515"/>
                    </a:xfrm>
                    <a:prstGeom prst="rect">
                      <a:avLst/>
                    </a:prstGeom>
                  </pic:spPr>
                </pic:pic>
              </a:graphicData>
            </a:graphic>
          </wp:inline>
        </w:drawing>
      </w:r>
    </w:p>
    <w:p w14:paraId="776D8F96" w14:textId="490CA8E4" w:rsidR="00E86460" w:rsidRDefault="00E86460" w:rsidP="00E86460">
      <w:pPr>
        <w:pStyle w:val="ad"/>
        <w:jc w:val="center"/>
        <w:rPr>
          <w:rFonts w:ascii="楷体" w:eastAsia="楷体" w:hAnsi="楷体"/>
          <w:sz w:val="24"/>
          <w:szCs w:val="24"/>
        </w:rPr>
      </w:pPr>
      <w:r>
        <w:rPr>
          <w:rFonts w:hint="eastAsia"/>
        </w:rPr>
        <w:t>图</w:t>
      </w:r>
      <w:r>
        <w:t xml:space="preserve"> </w:t>
      </w:r>
      <w:fldSimple w:instr=" SEQ Figure \* ARABIC ">
        <w:r>
          <w:rPr>
            <w:noProof/>
          </w:rPr>
          <w:t>1</w:t>
        </w:r>
      </w:fldSimple>
      <w:r>
        <w:t xml:space="preserve"> </w:t>
      </w:r>
      <w:r>
        <w:rPr>
          <w:rFonts w:hint="eastAsia"/>
        </w:rPr>
        <w:t>整体</w:t>
      </w:r>
      <w:r>
        <w:t>技术路线图</w:t>
      </w:r>
    </w:p>
    <w:p w14:paraId="067F562F" w14:textId="77777777" w:rsidR="00DB0EDF" w:rsidRPr="00DB0EDF" w:rsidRDefault="00DB0EDF" w:rsidP="00DB0EDF">
      <w:pPr>
        <w:spacing w:line="400" w:lineRule="exact"/>
        <w:ind w:firstLineChars="200" w:firstLine="480"/>
        <w:rPr>
          <w:rFonts w:ascii="楷体" w:eastAsia="楷体" w:hAnsi="楷体"/>
          <w:sz w:val="24"/>
          <w:szCs w:val="24"/>
        </w:rPr>
      </w:pPr>
    </w:p>
    <w:p w14:paraId="749F6180" w14:textId="77777777" w:rsidR="006430A9" w:rsidRDefault="008F1323" w:rsidP="00FC170C">
      <w:pPr>
        <w:pStyle w:val="3"/>
      </w:pPr>
      <w:commentRangeStart w:id="14"/>
      <w:r w:rsidRPr="008F1323">
        <w:rPr>
          <w:rFonts w:hint="eastAsia"/>
        </w:rPr>
        <w:t>基于评论和微博数据的商家标签优化</w:t>
      </w:r>
      <w:commentRangeEnd w:id="14"/>
      <w:r w:rsidR="001C4CFC">
        <w:rPr>
          <w:rStyle w:val="af0"/>
          <w:rFonts w:ascii="Times New Roman" w:eastAsia="宋体" w:hAnsi="Times New Roman"/>
          <w:b w:val="0"/>
          <w:bCs w:val="0"/>
        </w:rPr>
        <w:commentReference w:id="14"/>
      </w:r>
    </w:p>
    <w:p w14:paraId="56EB5008" w14:textId="545D476C" w:rsidR="000377F9" w:rsidRPr="00B97F78" w:rsidRDefault="00730405" w:rsidP="00B97F78">
      <w:pPr>
        <w:spacing w:line="400" w:lineRule="exact"/>
        <w:ind w:firstLineChars="200" w:firstLine="480"/>
        <w:rPr>
          <w:rFonts w:ascii="楷体" w:eastAsia="楷体" w:hAnsi="楷体"/>
          <w:sz w:val="24"/>
          <w:szCs w:val="24"/>
        </w:rPr>
      </w:pPr>
      <w:r w:rsidRPr="00730405">
        <w:rPr>
          <w:rFonts w:ascii="楷体" w:eastAsia="楷体" w:hAnsi="楷体" w:hint="eastAsia"/>
          <w:sz w:val="24"/>
          <w:szCs w:val="24"/>
        </w:rPr>
        <w:t>本</w:t>
      </w:r>
      <w:r w:rsidRPr="00730405">
        <w:rPr>
          <w:rFonts w:ascii="楷体" w:eastAsia="楷体" w:hAnsi="楷体"/>
          <w:sz w:val="24"/>
          <w:szCs w:val="24"/>
        </w:rPr>
        <w:t>课题基于评论和微博文本数据优化</w:t>
      </w:r>
      <w:r w:rsidRPr="00730405">
        <w:rPr>
          <w:rFonts w:ascii="楷体" w:eastAsia="楷体" w:hAnsi="楷体" w:hint="eastAsia"/>
          <w:sz w:val="24"/>
          <w:szCs w:val="24"/>
        </w:rPr>
        <w:t>商家</w:t>
      </w:r>
      <w:r w:rsidRPr="00730405">
        <w:rPr>
          <w:rFonts w:ascii="楷体" w:eastAsia="楷体" w:hAnsi="楷体"/>
          <w:sz w:val="24"/>
          <w:szCs w:val="24"/>
        </w:rPr>
        <w:t>标签，并将标签分为服务类和菜品类。其中服务类标签采用多标签分类算法进行提取，</w:t>
      </w:r>
      <w:r w:rsidRPr="00730405">
        <w:rPr>
          <w:rFonts w:ascii="楷体" w:eastAsia="楷体" w:hAnsi="楷体" w:hint="eastAsia"/>
          <w:sz w:val="24"/>
          <w:szCs w:val="24"/>
        </w:rPr>
        <w:t>可以</w:t>
      </w:r>
      <w:r w:rsidRPr="00730405">
        <w:rPr>
          <w:rFonts w:ascii="楷体" w:eastAsia="楷体" w:hAnsi="楷体"/>
          <w:sz w:val="24"/>
          <w:szCs w:val="24"/>
        </w:rPr>
        <w:t>提高标签的准确性，并且将标签统一到相同的维度下</w:t>
      </w:r>
      <w:r w:rsidRPr="00730405">
        <w:rPr>
          <w:rFonts w:ascii="楷体" w:eastAsia="楷体" w:hAnsi="楷体" w:hint="eastAsia"/>
          <w:sz w:val="24"/>
          <w:szCs w:val="24"/>
        </w:rPr>
        <w:t>。</w:t>
      </w:r>
      <w:r w:rsidRPr="00730405">
        <w:rPr>
          <w:rFonts w:ascii="楷体" w:eastAsia="楷体" w:hAnsi="楷体"/>
          <w:sz w:val="24"/>
          <w:szCs w:val="24"/>
        </w:rPr>
        <w:t>菜品类标签</w:t>
      </w:r>
      <w:r w:rsidRPr="00730405">
        <w:rPr>
          <w:rFonts w:ascii="楷体" w:eastAsia="楷体" w:hAnsi="楷体" w:hint="eastAsia"/>
          <w:sz w:val="24"/>
          <w:szCs w:val="24"/>
        </w:rPr>
        <w:t>则</w:t>
      </w:r>
      <w:r w:rsidRPr="00730405">
        <w:rPr>
          <w:rFonts w:ascii="楷体" w:eastAsia="楷体" w:hAnsi="楷体"/>
          <w:sz w:val="24"/>
          <w:szCs w:val="24"/>
        </w:rPr>
        <w:t>采用实体关系识别的方法进行提取，因为菜品类标签</w:t>
      </w:r>
      <w:r w:rsidRPr="00730405">
        <w:rPr>
          <w:rFonts w:ascii="楷体" w:eastAsia="楷体" w:hAnsi="楷体" w:hint="eastAsia"/>
          <w:sz w:val="24"/>
          <w:szCs w:val="24"/>
        </w:rPr>
        <w:t>数量</w:t>
      </w:r>
      <w:r w:rsidRPr="00730405">
        <w:rPr>
          <w:rFonts w:ascii="楷体" w:eastAsia="楷体" w:hAnsi="楷体"/>
          <w:sz w:val="24"/>
          <w:szCs w:val="24"/>
        </w:rPr>
        <w:t>过于庞大，无法采用多标签分类，因此将其转化为实体关系识别问题。整体</w:t>
      </w:r>
      <w:r w:rsidRPr="00730405">
        <w:rPr>
          <w:rFonts w:ascii="楷体" w:eastAsia="楷体" w:hAnsi="楷体" w:hint="eastAsia"/>
          <w:sz w:val="24"/>
          <w:szCs w:val="24"/>
        </w:rPr>
        <w:t>流程</w:t>
      </w:r>
      <w:r w:rsidRPr="00730405">
        <w:rPr>
          <w:rFonts w:ascii="楷体" w:eastAsia="楷体" w:hAnsi="楷体"/>
          <w:sz w:val="24"/>
          <w:szCs w:val="24"/>
        </w:rPr>
        <w:t>如下</w:t>
      </w:r>
      <w:r w:rsidRPr="00730405">
        <w:rPr>
          <w:rFonts w:ascii="楷体" w:eastAsia="楷体" w:hAnsi="楷体" w:hint="eastAsia"/>
          <w:sz w:val="24"/>
          <w:szCs w:val="24"/>
        </w:rPr>
        <w:t>:</w:t>
      </w:r>
    </w:p>
    <w:p w14:paraId="748C441E" w14:textId="77777777" w:rsidR="00B97F78" w:rsidRDefault="00B97F78" w:rsidP="00B97F78">
      <w:pPr>
        <w:keepNext/>
        <w:jc w:val="center"/>
      </w:pPr>
      <w:r>
        <w:rPr>
          <w:noProof/>
        </w:rPr>
        <w:lastRenderedPageBreak/>
        <w:drawing>
          <wp:inline distT="0" distB="0" distL="0" distR="0" wp14:anchorId="6590A231" wp14:editId="4446349D">
            <wp:extent cx="2703789" cy="340995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6740" cy="3413671"/>
                    </a:xfrm>
                    <a:prstGeom prst="rect">
                      <a:avLst/>
                    </a:prstGeom>
                  </pic:spPr>
                </pic:pic>
              </a:graphicData>
            </a:graphic>
          </wp:inline>
        </w:drawing>
      </w:r>
    </w:p>
    <w:p w14:paraId="46DAD841" w14:textId="6FD4FF71" w:rsidR="000377F9" w:rsidRDefault="00B97F78" w:rsidP="00B97F78">
      <w:pPr>
        <w:pStyle w:val="ad"/>
        <w:jc w:val="center"/>
      </w:pPr>
      <w:r>
        <w:rPr>
          <w:rFonts w:hint="eastAsia"/>
        </w:rPr>
        <w:t>图</w:t>
      </w:r>
      <w:fldSimple w:instr=" SEQ Figure \* ARABIC ">
        <w:r w:rsidR="00E86460">
          <w:rPr>
            <w:noProof/>
          </w:rPr>
          <w:t>2</w:t>
        </w:r>
      </w:fldSimple>
      <w:r>
        <w:t xml:space="preserve"> </w:t>
      </w:r>
      <w:r>
        <w:rPr>
          <w:rFonts w:hint="eastAsia"/>
        </w:rPr>
        <w:t>商家</w:t>
      </w:r>
      <w:r>
        <w:t>标签</w:t>
      </w:r>
      <w:r>
        <w:rPr>
          <w:rFonts w:hint="eastAsia"/>
        </w:rPr>
        <w:t>优化流程图</w:t>
      </w:r>
    </w:p>
    <w:p w14:paraId="282B2543" w14:textId="77777777" w:rsidR="00B20AC2" w:rsidRPr="00B20AC2" w:rsidRDefault="00B20AC2" w:rsidP="00E57851">
      <w:pPr>
        <w:pStyle w:val="a7"/>
        <w:numPr>
          <w:ilvl w:val="0"/>
          <w:numId w:val="18"/>
        </w:numPr>
        <w:spacing w:before="240" w:after="60"/>
        <w:ind w:firstLineChars="0"/>
        <w:outlineLvl w:val="3"/>
        <w:rPr>
          <w:rFonts w:ascii="楷体" w:eastAsia="楷体" w:hAnsi="楷体" w:cstheme="majorBidi"/>
          <w:b/>
          <w:bCs/>
          <w:vanish/>
          <w:sz w:val="24"/>
          <w:szCs w:val="24"/>
        </w:rPr>
      </w:pPr>
    </w:p>
    <w:p w14:paraId="1A4149A4" w14:textId="77777777" w:rsidR="00B20AC2" w:rsidRPr="00B20AC2" w:rsidRDefault="00B20AC2" w:rsidP="00E57851">
      <w:pPr>
        <w:pStyle w:val="a7"/>
        <w:numPr>
          <w:ilvl w:val="0"/>
          <w:numId w:val="18"/>
        </w:numPr>
        <w:spacing w:before="240" w:after="60"/>
        <w:ind w:firstLineChars="0"/>
        <w:outlineLvl w:val="3"/>
        <w:rPr>
          <w:rFonts w:ascii="楷体" w:eastAsia="楷体" w:hAnsi="楷体" w:cstheme="majorBidi"/>
          <w:b/>
          <w:bCs/>
          <w:vanish/>
          <w:sz w:val="24"/>
          <w:szCs w:val="24"/>
        </w:rPr>
      </w:pPr>
    </w:p>
    <w:p w14:paraId="55B2EB4C" w14:textId="77777777" w:rsidR="00B20AC2" w:rsidRPr="00B20AC2" w:rsidRDefault="00B20AC2" w:rsidP="00E57851">
      <w:pPr>
        <w:pStyle w:val="a7"/>
        <w:numPr>
          <w:ilvl w:val="0"/>
          <w:numId w:val="18"/>
        </w:numPr>
        <w:spacing w:before="240" w:after="60"/>
        <w:ind w:firstLineChars="0"/>
        <w:outlineLvl w:val="3"/>
        <w:rPr>
          <w:rFonts w:ascii="楷体" w:eastAsia="楷体" w:hAnsi="楷体" w:cstheme="majorBidi"/>
          <w:b/>
          <w:bCs/>
          <w:vanish/>
          <w:sz w:val="24"/>
          <w:szCs w:val="24"/>
        </w:rPr>
      </w:pPr>
    </w:p>
    <w:p w14:paraId="4BF9B0D4" w14:textId="77777777" w:rsidR="00B20AC2" w:rsidRPr="00B20AC2" w:rsidRDefault="00B20AC2" w:rsidP="00E57851">
      <w:pPr>
        <w:pStyle w:val="a7"/>
        <w:numPr>
          <w:ilvl w:val="1"/>
          <w:numId w:val="18"/>
        </w:numPr>
        <w:spacing w:before="240" w:after="60"/>
        <w:ind w:firstLineChars="0"/>
        <w:outlineLvl w:val="3"/>
        <w:rPr>
          <w:rFonts w:ascii="楷体" w:eastAsia="楷体" w:hAnsi="楷体" w:cstheme="majorBidi"/>
          <w:b/>
          <w:bCs/>
          <w:vanish/>
          <w:sz w:val="24"/>
          <w:szCs w:val="24"/>
        </w:rPr>
      </w:pPr>
    </w:p>
    <w:p w14:paraId="45019646" w14:textId="77777777" w:rsidR="00B20AC2" w:rsidRPr="00B20AC2" w:rsidRDefault="00B20AC2" w:rsidP="00E57851">
      <w:pPr>
        <w:pStyle w:val="a7"/>
        <w:numPr>
          <w:ilvl w:val="2"/>
          <w:numId w:val="18"/>
        </w:numPr>
        <w:spacing w:before="240" w:after="60"/>
        <w:ind w:firstLineChars="0"/>
        <w:outlineLvl w:val="3"/>
        <w:rPr>
          <w:rFonts w:ascii="楷体" w:eastAsia="楷体" w:hAnsi="楷体" w:cstheme="majorBidi"/>
          <w:b/>
          <w:bCs/>
          <w:vanish/>
          <w:sz w:val="24"/>
          <w:szCs w:val="24"/>
        </w:rPr>
      </w:pPr>
    </w:p>
    <w:p w14:paraId="2FD421F4" w14:textId="77777777" w:rsidR="006430A9" w:rsidRPr="00315145" w:rsidRDefault="006430A9" w:rsidP="00315145">
      <w:pPr>
        <w:pStyle w:val="a"/>
      </w:pPr>
      <w:r w:rsidRPr="00315145">
        <w:rPr>
          <w:rFonts w:hint="eastAsia"/>
        </w:rPr>
        <w:t>微博</w:t>
      </w:r>
      <w:r w:rsidRPr="00315145">
        <w:t>数据筛选</w:t>
      </w:r>
    </w:p>
    <w:p w14:paraId="78275605" w14:textId="77777777" w:rsidR="00B20AC2" w:rsidRPr="00B20AC2" w:rsidRDefault="00B20AC2" w:rsidP="00B20AC2">
      <w:pPr>
        <w:spacing w:line="400" w:lineRule="exact"/>
        <w:ind w:firstLineChars="200" w:firstLine="480"/>
        <w:rPr>
          <w:rFonts w:ascii="楷体_GB2312" w:eastAsia="楷体_GB2312"/>
          <w:sz w:val="24"/>
        </w:rPr>
      </w:pPr>
      <w:r w:rsidRPr="00B20AC2">
        <w:rPr>
          <w:rFonts w:ascii="楷体_GB2312" w:eastAsia="楷体_GB2312" w:hint="eastAsia"/>
          <w:sz w:val="24"/>
        </w:rPr>
        <w:t>本课题研究内容的数据源有两种，一种是美团、大众点评网站下的各种评论数据；另一种是微博中针对城市轨道交通站点周边商家的文本数据。其中网站下的评论数据针对性较好，无需对数据进行筛选清除操作即可用本课题提出的基于语义嵌入的文本多标签分类模型进行标签的补充；而微博中针对商家的数据包含许多与评论无关的数据，因此若想利用微博中的数据作为网站评论数据的扩展以给商家打标签，首先要过滤与评论无关的数据。</w:t>
      </w:r>
    </w:p>
    <w:p w14:paraId="181BE97E" w14:textId="77777777" w:rsidR="00B20AC2" w:rsidRDefault="00305E76" w:rsidP="00B20AC2">
      <w:pPr>
        <w:spacing w:line="400" w:lineRule="exact"/>
        <w:ind w:firstLineChars="200" w:firstLine="480"/>
        <w:rPr>
          <w:rFonts w:ascii="楷体_GB2312" w:eastAsia="楷体_GB2312"/>
          <w:sz w:val="24"/>
        </w:rPr>
      </w:pPr>
      <w:r w:rsidRPr="00305E76">
        <w:rPr>
          <w:rFonts w:ascii="楷体_GB2312" w:eastAsia="楷体_GB2312" w:hint="eastAsia"/>
          <w:sz w:val="24"/>
        </w:rPr>
        <w:t>微博数据筛选的目的是清除不是评论的数据，而保留属于商家评论的数据。本课题通过设计一个二分类器来达到此目的。其中训练集由网站商家评论作为正样</w:t>
      </w:r>
      <w:r>
        <w:rPr>
          <w:rFonts w:ascii="楷体_GB2312" w:eastAsia="楷体_GB2312" w:hint="eastAsia"/>
          <w:sz w:val="24"/>
        </w:rPr>
        <w:t>本，由微博中新闻、报告等作为负样本所共同组成。二分类模型图如下</w:t>
      </w:r>
      <w:r w:rsidR="00B20AC2" w:rsidRPr="00B20AC2">
        <w:rPr>
          <w:rFonts w:ascii="楷体_GB2312" w:eastAsia="楷体_GB2312" w:hint="eastAsia"/>
          <w:sz w:val="24"/>
        </w:rPr>
        <w:t>：</w:t>
      </w:r>
    </w:p>
    <w:p w14:paraId="01D93B01" w14:textId="77777777" w:rsidR="00B20AC2" w:rsidRDefault="00B20AC2" w:rsidP="00B20AC2">
      <w:pPr>
        <w:keepNext/>
        <w:ind w:firstLineChars="200" w:firstLine="480"/>
      </w:pPr>
      <w:r w:rsidRPr="006C2118">
        <w:rPr>
          <w:rFonts w:ascii="宋体" w:hAnsi="宋体" w:cs="宋体"/>
          <w:noProof/>
          <w:kern w:val="0"/>
          <w:sz w:val="24"/>
          <w:szCs w:val="24"/>
        </w:rPr>
        <w:lastRenderedPageBreak/>
        <w:drawing>
          <wp:inline distT="0" distB="0" distL="0" distR="0" wp14:anchorId="4842E207" wp14:editId="48E5F179">
            <wp:extent cx="4981575" cy="2224405"/>
            <wp:effectExtent l="0" t="0" r="9525" b="4445"/>
            <wp:docPr id="19" name="图片 19" descr="C:\Users\Gsy\AppData\Roaming\Tencent\Users\835373492\QQ\WinTemp\RichOle\VAQQC}7$__I$RR{%JC}E~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C:\Users\Gsy\AppData\Roaming\Tencent\Users\835373492\QQ\WinTemp\RichOle\VAQQC}7$__I$RR{%JC}E~O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1575" cy="2224405"/>
                    </a:xfrm>
                    <a:prstGeom prst="rect">
                      <a:avLst/>
                    </a:prstGeom>
                    <a:noFill/>
                    <a:ln>
                      <a:noFill/>
                    </a:ln>
                  </pic:spPr>
                </pic:pic>
              </a:graphicData>
            </a:graphic>
          </wp:inline>
        </w:drawing>
      </w:r>
    </w:p>
    <w:p w14:paraId="05B939A2" w14:textId="77777777" w:rsidR="00B20AC2" w:rsidRPr="00B20AC2" w:rsidRDefault="00B20AC2" w:rsidP="00B20AC2">
      <w:pPr>
        <w:pStyle w:val="ad"/>
        <w:jc w:val="center"/>
        <w:rPr>
          <w:rFonts w:ascii="楷体_GB2312" w:eastAsia="楷体_GB2312" w:hAnsi="Times New Roman"/>
          <w:sz w:val="24"/>
          <w:szCs w:val="21"/>
        </w:rPr>
      </w:pPr>
      <w:r>
        <w:rPr>
          <w:rFonts w:hint="eastAsia"/>
        </w:rPr>
        <w:t>图</w:t>
      </w:r>
      <w:r>
        <w:t xml:space="preserve"> </w:t>
      </w:r>
      <w:fldSimple w:instr=" SEQ Figure \* ARABIC ">
        <w:r w:rsidR="00E86460">
          <w:rPr>
            <w:noProof/>
          </w:rPr>
          <w:t>3</w:t>
        </w:r>
      </w:fldSimple>
      <w:r>
        <w:rPr>
          <w:rFonts w:hint="eastAsia"/>
        </w:rPr>
        <w:t>微博数据</w:t>
      </w:r>
      <w:r>
        <w:t>分类</w:t>
      </w:r>
      <w:r>
        <w:rPr>
          <w:rFonts w:hint="eastAsia"/>
        </w:rPr>
        <w:t>模型</w:t>
      </w:r>
    </w:p>
    <w:p w14:paraId="2DE4AC09" w14:textId="77777777" w:rsidR="00B20AC2" w:rsidRPr="00B20AC2" w:rsidRDefault="00B20AC2" w:rsidP="00B20AC2">
      <w:pPr>
        <w:spacing w:line="400" w:lineRule="exact"/>
        <w:ind w:firstLineChars="200" w:firstLine="480"/>
        <w:rPr>
          <w:rFonts w:ascii="楷体_GB2312" w:eastAsia="楷体_GB2312"/>
          <w:sz w:val="24"/>
        </w:rPr>
      </w:pPr>
      <w:r w:rsidRPr="00B20AC2">
        <w:rPr>
          <w:rFonts w:ascii="楷体_GB2312" w:eastAsia="楷体_GB2312" w:hint="eastAsia"/>
          <w:sz w:val="24"/>
        </w:rPr>
        <w:t>因为微博文本大多都是短文本，因此本课题采用针对短文本效果较好的textCNN模型进行微博文本分类。详细过程是第一层是上图最左边的n*k的句子矩阵，每行是词向量，这里使用word2vec训练得到的词向量维度为k, 这个可以类比为图像中的原始像素点了。然后经过有filter_size=(2,3,4) 的一维卷积层，之所以选择不同size的卷积窗口是为了</w:t>
      </w:r>
      <w:r w:rsidRPr="00B20AC2">
        <w:rPr>
          <w:rFonts w:ascii="楷体_GB2312" w:eastAsia="楷体_GB2312"/>
          <w:sz w:val="24"/>
        </w:rPr>
        <w:t>获取不同词数级别的语义特征</w:t>
      </w:r>
      <w:r w:rsidRPr="00B20AC2">
        <w:rPr>
          <w:rFonts w:ascii="楷体_GB2312" w:eastAsia="楷体_GB2312" w:hint="eastAsia"/>
          <w:sz w:val="24"/>
        </w:rPr>
        <w:t>。第三层是一个1-max pooling层，这样不同长度句子经过pooling层之后都能变成定长的表示了，最后接一层全连接的 softmax 层，输出每个类别的概率。</w:t>
      </w:r>
    </w:p>
    <w:p w14:paraId="38A897DF" w14:textId="77777777" w:rsidR="00B20AC2" w:rsidRDefault="00B20AC2" w:rsidP="00B20AC2">
      <w:pPr>
        <w:spacing w:line="400" w:lineRule="exact"/>
        <w:ind w:firstLineChars="200" w:firstLine="480"/>
        <w:rPr>
          <w:rFonts w:ascii="楷体_GB2312" w:eastAsia="楷体_GB2312"/>
          <w:sz w:val="24"/>
        </w:rPr>
      </w:pPr>
      <w:r w:rsidRPr="00B20AC2">
        <w:rPr>
          <w:rFonts w:ascii="楷体_GB2312" w:eastAsia="楷体_GB2312" w:hint="eastAsia"/>
          <w:sz w:val="24"/>
        </w:rPr>
        <w:t>经过这个分类模型后，属于商家评论的微博文本和网站评论文本即可作为本课题后续提出的基于语义嵌入的文本多标签分类模型的输入，输出为商家的多个标签。</w:t>
      </w:r>
    </w:p>
    <w:p w14:paraId="36D722F6" w14:textId="493A8CAB" w:rsidR="00315145" w:rsidRDefault="004C47A4" w:rsidP="00315145">
      <w:pPr>
        <w:pStyle w:val="a"/>
      </w:pPr>
      <w:r>
        <w:rPr>
          <w:rFonts w:hint="eastAsia"/>
        </w:rPr>
        <w:t>基于</w:t>
      </w:r>
      <w:r w:rsidR="00D04C37">
        <w:rPr>
          <w:rFonts w:hint="eastAsia"/>
        </w:rPr>
        <w:t>语义</w:t>
      </w:r>
      <w:r w:rsidR="00D04C37">
        <w:t>的</w:t>
      </w:r>
      <w:r w:rsidR="00315145">
        <w:rPr>
          <w:rFonts w:hint="eastAsia"/>
        </w:rPr>
        <w:t>文本多标签</w:t>
      </w:r>
      <w:r w:rsidR="00315145">
        <w:t>分类模型</w:t>
      </w:r>
      <w:r>
        <w:rPr>
          <w:rFonts w:hint="eastAsia"/>
        </w:rPr>
        <w:t>的</w:t>
      </w:r>
      <w:r>
        <w:t>服务类标签提取</w:t>
      </w:r>
    </w:p>
    <w:p w14:paraId="4D496BBC" w14:textId="77777777" w:rsidR="00D04C37" w:rsidRDefault="00D04C37" w:rsidP="00315145">
      <w:pPr>
        <w:spacing w:line="400" w:lineRule="exact"/>
        <w:ind w:firstLineChars="200" w:firstLine="480"/>
        <w:rPr>
          <w:rFonts w:ascii="楷体_GB2312" w:eastAsia="楷体_GB2312"/>
          <w:sz w:val="24"/>
        </w:rPr>
      </w:pPr>
      <w:r w:rsidRPr="00D04C37">
        <w:rPr>
          <w:rFonts w:ascii="楷体_GB2312" w:eastAsia="楷体_GB2312" w:hint="eastAsia"/>
          <w:sz w:val="24"/>
        </w:rPr>
        <w:t>传统的多标签分类算法通常将标签看作独立的，然而现实中标签通常具有相关性，如服务类标签中“干净”标签和“环境好”标签通常有较强的相关性。因此本课题提出基于语义嵌入的文本多标签分类模型，以解决原始Binary Relevance方法在标签关联挖掘上的不足。</w:t>
      </w:r>
    </w:p>
    <w:p w14:paraId="76650A89" w14:textId="32CF0D5C" w:rsidR="00315145" w:rsidRDefault="00D04C37" w:rsidP="00315145">
      <w:pPr>
        <w:spacing w:line="400" w:lineRule="exact"/>
        <w:ind w:firstLineChars="200" w:firstLine="480"/>
        <w:rPr>
          <w:rFonts w:ascii="楷体_GB2312" w:eastAsia="楷体_GB2312"/>
          <w:sz w:val="24"/>
        </w:rPr>
      </w:pPr>
      <w:r>
        <w:rPr>
          <w:rFonts w:ascii="楷体_GB2312" w:eastAsia="楷体_GB2312" w:hint="eastAsia"/>
          <w:sz w:val="24"/>
        </w:rPr>
        <w:t>本课题</w:t>
      </w:r>
      <w:r>
        <w:rPr>
          <w:rFonts w:ascii="楷体_GB2312" w:eastAsia="楷体_GB2312"/>
          <w:sz w:val="24"/>
        </w:rPr>
        <w:t>提出的</w:t>
      </w:r>
      <w:r w:rsidR="00315145" w:rsidRPr="00315145">
        <w:rPr>
          <w:rFonts w:ascii="楷体_GB2312" w:eastAsia="楷体_GB2312" w:hint="eastAsia"/>
          <w:sz w:val="24"/>
        </w:rPr>
        <w:t>模型嵌入了语义分析模块，通过对文本标签的语义分解完成了关联建模，语义分析模块作为所有单标签分类器的公共模块能够连接所有标签，同时在模型整体参数优化的过程中还包含了对语义模块的参数调整，因此模型可以利用所有样本信息以及样本—标签交互信息来优化语义分析模块，突破了传统算法在标签关联挖掘上的不足。</w:t>
      </w:r>
    </w:p>
    <w:p w14:paraId="1D521B70" w14:textId="77777777" w:rsidR="00315145" w:rsidRPr="00315145" w:rsidRDefault="00315145" w:rsidP="00E57851">
      <w:pPr>
        <w:pStyle w:val="a7"/>
        <w:keepNext/>
        <w:keepLines/>
        <w:numPr>
          <w:ilvl w:val="0"/>
          <w:numId w:val="19"/>
        </w:numPr>
        <w:spacing w:before="280" w:after="290" w:line="400" w:lineRule="exact"/>
        <w:ind w:firstLineChars="0"/>
        <w:outlineLvl w:val="4"/>
        <w:rPr>
          <w:rFonts w:ascii="楷体_GB2312" w:eastAsia="楷体_GB2312" w:hAnsi="Times New Roman"/>
          <w:bCs/>
          <w:vanish/>
          <w:sz w:val="24"/>
          <w:szCs w:val="28"/>
        </w:rPr>
      </w:pPr>
    </w:p>
    <w:p w14:paraId="71F3604A" w14:textId="77777777" w:rsidR="00315145" w:rsidRPr="00315145" w:rsidRDefault="00315145" w:rsidP="00E57851">
      <w:pPr>
        <w:pStyle w:val="a7"/>
        <w:keepNext/>
        <w:keepLines/>
        <w:numPr>
          <w:ilvl w:val="0"/>
          <w:numId w:val="19"/>
        </w:numPr>
        <w:spacing w:before="280" w:after="290" w:line="400" w:lineRule="exact"/>
        <w:ind w:firstLineChars="0"/>
        <w:outlineLvl w:val="4"/>
        <w:rPr>
          <w:rFonts w:ascii="楷体_GB2312" w:eastAsia="楷体_GB2312" w:hAnsi="Times New Roman"/>
          <w:bCs/>
          <w:vanish/>
          <w:sz w:val="24"/>
          <w:szCs w:val="28"/>
        </w:rPr>
      </w:pPr>
    </w:p>
    <w:p w14:paraId="20C1F776" w14:textId="77777777" w:rsidR="00315145" w:rsidRPr="00315145" w:rsidRDefault="00315145" w:rsidP="00E57851">
      <w:pPr>
        <w:pStyle w:val="a7"/>
        <w:keepNext/>
        <w:keepLines/>
        <w:numPr>
          <w:ilvl w:val="0"/>
          <w:numId w:val="19"/>
        </w:numPr>
        <w:spacing w:before="280" w:after="290" w:line="400" w:lineRule="exact"/>
        <w:ind w:firstLineChars="0"/>
        <w:outlineLvl w:val="4"/>
        <w:rPr>
          <w:rFonts w:ascii="楷体_GB2312" w:eastAsia="楷体_GB2312" w:hAnsi="Times New Roman"/>
          <w:bCs/>
          <w:vanish/>
          <w:sz w:val="24"/>
          <w:szCs w:val="28"/>
        </w:rPr>
      </w:pPr>
    </w:p>
    <w:p w14:paraId="4C3F3804" w14:textId="77777777" w:rsidR="00315145" w:rsidRPr="00315145" w:rsidRDefault="00315145" w:rsidP="00E57851">
      <w:pPr>
        <w:pStyle w:val="a7"/>
        <w:keepNext/>
        <w:keepLines/>
        <w:numPr>
          <w:ilvl w:val="1"/>
          <w:numId w:val="19"/>
        </w:numPr>
        <w:spacing w:before="280" w:after="290" w:line="400" w:lineRule="exact"/>
        <w:ind w:firstLineChars="0"/>
        <w:outlineLvl w:val="4"/>
        <w:rPr>
          <w:rFonts w:ascii="楷体_GB2312" w:eastAsia="楷体_GB2312" w:hAnsi="Times New Roman"/>
          <w:bCs/>
          <w:vanish/>
          <w:sz w:val="24"/>
          <w:szCs w:val="28"/>
        </w:rPr>
      </w:pPr>
    </w:p>
    <w:p w14:paraId="3054DC9A" w14:textId="77777777" w:rsidR="00315145" w:rsidRPr="00315145" w:rsidRDefault="00315145" w:rsidP="00E57851">
      <w:pPr>
        <w:pStyle w:val="a7"/>
        <w:keepNext/>
        <w:keepLines/>
        <w:numPr>
          <w:ilvl w:val="2"/>
          <w:numId w:val="19"/>
        </w:numPr>
        <w:spacing w:before="280" w:after="290" w:line="400" w:lineRule="exact"/>
        <w:ind w:firstLineChars="0"/>
        <w:outlineLvl w:val="4"/>
        <w:rPr>
          <w:rFonts w:ascii="楷体_GB2312" w:eastAsia="楷体_GB2312" w:hAnsi="Times New Roman"/>
          <w:bCs/>
          <w:vanish/>
          <w:sz w:val="24"/>
          <w:szCs w:val="28"/>
        </w:rPr>
      </w:pPr>
    </w:p>
    <w:p w14:paraId="429FD00B" w14:textId="77777777" w:rsidR="00315145" w:rsidRPr="00315145" w:rsidRDefault="00315145" w:rsidP="00E57851">
      <w:pPr>
        <w:pStyle w:val="a7"/>
        <w:keepNext/>
        <w:keepLines/>
        <w:numPr>
          <w:ilvl w:val="3"/>
          <w:numId w:val="19"/>
        </w:numPr>
        <w:spacing w:before="280" w:after="290" w:line="400" w:lineRule="exact"/>
        <w:ind w:firstLineChars="0"/>
        <w:outlineLvl w:val="4"/>
        <w:rPr>
          <w:rFonts w:ascii="楷体_GB2312" w:eastAsia="楷体_GB2312" w:hAnsi="Times New Roman"/>
          <w:bCs/>
          <w:vanish/>
          <w:sz w:val="24"/>
          <w:szCs w:val="28"/>
        </w:rPr>
      </w:pPr>
    </w:p>
    <w:p w14:paraId="07FD1682" w14:textId="77777777" w:rsidR="00315145" w:rsidRPr="00315145" w:rsidRDefault="00315145" w:rsidP="00E57851">
      <w:pPr>
        <w:pStyle w:val="a7"/>
        <w:keepNext/>
        <w:keepLines/>
        <w:numPr>
          <w:ilvl w:val="3"/>
          <w:numId w:val="19"/>
        </w:numPr>
        <w:spacing w:before="280" w:after="290" w:line="400" w:lineRule="exact"/>
        <w:ind w:firstLineChars="0"/>
        <w:outlineLvl w:val="4"/>
        <w:rPr>
          <w:rFonts w:ascii="楷体_GB2312" w:eastAsia="楷体_GB2312" w:hAnsi="Times New Roman"/>
          <w:bCs/>
          <w:vanish/>
          <w:sz w:val="24"/>
          <w:szCs w:val="28"/>
        </w:rPr>
      </w:pPr>
    </w:p>
    <w:p w14:paraId="13552AE8" w14:textId="77777777" w:rsidR="00ED1AD3" w:rsidRDefault="00315145" w:rsidP="00ED1AD3">
      <w:pPr>
        <w:pStyle w:val="5"/>
      </w:pPr>
      <w:r w:rsidRPr="00315145">
        <w:rPr>
          <w:rFonts w:hint="eastAsia"/>
        </w:rPr>
        <w:t>模型结构</w:t>
      </w:r>
    </w:p>
    <w:p w14:paraId="455BCA2B" w14:textId="77777777" w:rsidR="00ED1AD3" w:rsidRDefault="00ED1AD3" w:rsidP="00ED1AD3">
      <w:pPr>
        <w:jc w:val="center"/>
      </w:pPr>
      <w:r w:rsidRPr="00F74959">
        <w:rPr>
          <w:noProof/>
        </w:rPr>
        <w:drawing>
          <wp:inline distT="0" distB="0" distL="0" distR="0" wp14:anchorId="386D7B03" wp14:editId="5B14E393">
            <wp:extent cx="5256530" cy="3026430"/>
            <wp:effectExtent l="0" t="0" r="127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6530" cy="3026430"/>
                    </a:xfrm>
                    <a:prstGeom prst="rect">
                      <a:avLst/>
                    </a:prstGeom>
                    <a:noFill/>
                    <a:ln>
                      <a:noFill/>
                    </a:ln>
                  </pic:spPr>
                </pic:pic>
              </a:graphicData>
            </a:graphic>
          </wp:inline>
        </w:drawing>
      </w:r>
    </w:p>
    <w:p w14:paraId="6D679CD3" w14:textId="77777777" w:rsidR="00315145" w:rsidRDefault="00315145" w:rsidP="00315145">
      <w:pPr>
        <w:pStyle w:val="ad"/>
        <w:jc w:val="center"/>
      </w:pPr>
      <w:r>
        <w:rPr>
          <w:rFonts w:hint="eastAsia"/>
        </w:rPr>
        <w:t>图</w:t>
      </w:r>
      <w:r>
        <w:t xml:space="preserve"> </w:t>
      </w:r>
      <w:fldSimple w:instr=" SEQ Figure \* ARABIC ">
        <w:r w:rsidR="00E86460">
          <w:rPr>
            <w:noProof/>
          </w:rPr>
          <w:t>4</w:t>
        </w:r>
      </w:fldSimple>
      <w:r>
        <w:t xml:space="preserve"> </w:t>
      </w:r>
      <w:r>
        <w:rPr>
          <w:rFonts w:hint="eastAsia"/>
        </w:rPr>
        <w:t>基于</w:t>
      </w:r>
      <w:r>
        <w:t>语义嵌入</w:t>
      </w:r>
      <w:r>
        <w:rPr>
          <w:rFonts w:hint="eastAsia"/>
        </w:rPr>
        <w:t>的多标签分类</w:t>
      </w:r>
      <w:r>
        <w:t>模型结构</w:t>
      </w:r>
    </w:p>
    <w:p w14:paraId="3AF83640" w14:textId="77777777" w:rsidR="00315145" w:rsidRPr="00417958" w:rsidRDefault="00315145" w:rsidP="00315145">
      <w:pPr>
        <w:spacing w:line="400" w:lineRule="exact"/>
        <w:ind w:firstLineChars="200" w:firstLine="480"/>
        <w:rPr>
          <w:rFonts w:ascii="楷体" w:eastAsia="楷体" w:hAnsi="楷体"/>
          <w:sz w:val="24"/>
          <w:szCs w:val="24"/>
        </w:rPr>
      </w:pPr>
      <w:r w:rsidRPr="00417958">
        <w:rPr>
          <w:rFonts w:ascii="楷体" w:eastAsia="楷体" w:hAnsi="楷体" w:hint="eastAsia"/>
          <w:sz w:val="24"/>
          <w:szCs w:val="24"/>
        </w:rPr>
        <w:t>上图详细的展示了基于语义嵌入的文本多标签分类模型的结构。图中的虚线部分代表了整个多标签分类模型。模型包括文本向量化模块、标签降维模块、语义分析模块、模型优化模块。其中文本向量化模块负责对输入的文本信息进行向量空间的映射，标签降维模块负责对多标签样本进行简化拆解，语义分析模块负责提取每个文本的语义信息融入模型的输入特征向量中。模型优化模块需要完成三部分内容，一是目标函数的设计，二是使用合适的基分类器组合多标签分类器，三是设计模型整体优化方案。</w:t>
      </w:r>
    </w:p>
    <w:p w14:paraId="5F4608CB" w14:textId="77777777" w:rsidR="00315145" w:rsidRDefault="00315145" w:rsidP="00315145">
      <w:pPr>
        <w:spacing w:line="400" w:lineRule="exact"/>
        <w:ind w:firstLineChars="200" w:firstLine="480"/>
        <w:rPr>
          <w:rFonts w:ascii="楷体" w:eastAsia="楷体" w:hAnsi="楷体"/>
          <w:sz w:val="24"/>
          <w:szCs w:val="24"/>
        </w:rPr>
      </w:pPr>
      <w:r w:rsidRPr="00417958">
        <w:rPr>
          <w:rFonts w:ascii="楷体" w:eastAsia="楷体" w:hAnsi="楷体" w:hint="eastAsia"/>
          <w:sz w:val="24"/>
          <w:szCs w:val="24"/>
        </w:rPr>
        <w:t>完整的多标签模型应该由四部分构成：特征工程、模型结构设计、确定目标函数以及设计优化策略。特征工程的工作由文本向量化模块、标签降维模块、语义分析模块协同完成，而模型结构、目标函数以及优化策略的设计与实现则由模型优化模块完成。</w:t>
      </w:r>
    </w:p>
    <w:p w14:paraId="1CCC41E5" w14:textId="77777777" w:rsidR="00ED1AD3" w:rsidRPr="00417958" w:rsidRDefault="00ED1AD3" w:rsidP="00ED1AD3">
      <w:pPr>
        <w:pStyle w:val="5"/>
      </w:pPr>
      <w:r>
        <w:rPr>
          <w:rFonts w:hint="eastAsia"/>
        </w:rPr>
        <w:t>文本</w:t>
      </w:r>
      <w:r>
        <w:t>向量化模块</w:t>
      </w:r>
    </w:p>
    <w:p w14:paraId="6308A21D" w14:textId="77777777" w:rsidR="00ED1AD3" w:rsidRPr="00417958" w:rsidRDefault="00ED1AD3" w:rsidP="00ED1AD3">
      <w:pPr>
        <w:spacing w:line="400" w:lineRule="exact"/>
        <w:ind w:firstLineChars="200" w:firstLine="480"/>
        <w:rPr>
          <w:rFonts w:ascii="楷体" w:eastAsia="楷体" w:hAnsi="楷体"/>
          <w:sz w:val="24"/>
          <w:szCs w:val="24"/>
        </w:rPr>
      </w:pPr>
      <w:r w:rsidRPr="00417958">
        <w:rPr>
          <w:rFonts w:ascii="楷体" w:eastAsia="楷体" w:hAnsi="楷体" w:hint="eastAsia"/>
          <w:sz w:val="24"/>
          <w:szCs w:val="24"/>
        </w:rPr>
        <w:t>文本向量化的目标是为了将文本信息表示成计算机可以理解的形式，从而为后续文本分析模块提供操作基础，顺利完成自然语言处理任务。在分类模型中常用的文本向量化方法分为哑编码表示（One-hot representation）和词嵌套（Word Embedding）。</w:t>
      </w:r>
    </w:p>
    <w:p w14:paraId="0232367C" w14:textId="0AD08C17" w:rsidR="00ED1AD3" w:rsidRPr="00417958" w:rsidRDefault="00ED1AD3" w:rsidP="00C06860">
      <w:pPr>
        <w:spacing w:line="400" w:lineRule="exact"/>
        <w:ind w:firstLineChars="200" w:firstLine="480"/>
        <w:rPr>
          <w:rFonts w:ascii="楷体" w:eastAsia="楷体" w:hAnsi="楷体"/>
          <w:sz w:val="24"/>
          <w:szCs w:val="24"/>
        </w:rPr>
      </w:pPr>
      <w:r w:rsidRPr="00417958">
        <w:rPr>
          <w:rFonts w:ascii="楷体" w:eastAsia="楷体" w:hAnsi="楷体"/>
          <w:sz w:val="24"/>
          <w:szCs w:val="24"/>
        </w:rPr>
        <w:t>本模块所生成的文本向量主要用于两方面工作：一是文本语义分析；二是用于构建文本基础特征。</w:t>
      </w:r>
    </w:p>
    <w:p w14:paraId="5B60DD28" w14:textId="77777777" w:rsidR="00ED1AD3" w:rsidRDefault="00ED1AD3" w:rsidP="00ED1AD3">
      <w:pPr>
        <w:spacing w:line="400" w:lineRule="exact"/>
        <w:ind w:firstLineChars="200" w:firstLine="480"/>
        <w:rPr>
          <w:rFonts w:ascii="楷体" w:eastAsia="楷体" w:hAnsi="楷体"/>
          <w:sz w:val="24"/>
          <w:szCs w:val="24"/>
        </w:rPr>
      </w:pPr>
      <w:r w:rsidRPr="00417958">
        <w:rPr>
          <w:rFonts w:ascii="楷体" w:eastAsia="楷体" w:hAnsi="楷体"/>
          <w:sz w:val="24"/>
          <w:szCs w:val="24"/>
        </w:rPr>
        <w:lastRenderedPageBreak/>
        <w:t>对于文本基础特征向量的构造，需要关注以下三点内容：向量大小、数据稀疏性、以及特征表达能力。word2vec作为一种词向量表达方式在控制向量大小和解决数据稀疏性上有着独特的优势，不过遗憾的是，word2vec作为神经网络模型的产物在传统分类模型上应用效果不佳，在特征表达力上劣于one-hot representation。但是如果将word2vec和神经网络分类模型结合却可能取得比传统分类器组合更好的效果，其原因在于神经网络模型在训练过程中还会根据现有数据动态的调节word2vec的词向量，使之更加拟合数据环境。因此本模块同时保留两类向量化方案并根据后续基分类器的选择动态调整所使用的方法。同时介于TF-IDF在各类文献中相比于BOW的效果提升，模块选择TF-IDF作为one-hot representation的代</w:t>
      </w:r>
      <w:r w:rsidRPr="00417958">
        <w:rPr>
          <w:rFonts w:ascii="楷体" w:eastAsia="楷体" w:hAnsi="楷体" w:hint="eastAsia"/>
          <w:sz w:val="24"/>
          <w:szCs w:val="24"/>
        </w:rPr>
        <w:t>表方法。</w:t>
      </w:r>
    </w:p>
    <w:p w14:paraId="2E112485" w14:textId="77777777" w:rsidR="00ED1AD3" w:rsidRDefault="00ED1AD3" w:rsidP="00ED1AD3">
      <w:pPr>
        <w:keepNext/>
        <w:ind w:firstLineChars="200" w:firstLine="480"/>
      </w:pPr>
      <w:r w:rsidRPr="006E28E2">
        <w:rPr>
          <w:rFonts w:ascii="Calibri" w:hAnsi="Calibri"/>
          <w:noProof/>
          <w:sz w:val="24"/>
          <w:szCs w:val="22"/>
        </w:rPr>
        <w:drawing>
          <wp:inline distT="0" distB="0" distL="0" distR="0" wp14:anchorId="4B6B752A" wp14:editId="747AA246">
            <wp:extent cx="4681220" cy="1890395"/>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1220" cy="1890395"/>
                    </a:xfrm>
                    <a:prstGeom prst="rect">
                      <a:avLst/>
                    </a:prstGeom>
                    <a:noFill/>
                    <a:ln>
                      <a:noFill/>
                    </a:ln>
                  </pic:spPr>
                </pic:pic>
              </a:graphicData>
            </a:graphic>
          </wp:inline>
        </w:drawing>
      </w:r>
    </w:p>
    <w:p w14:paraId="62B2DCC1" w14:textId="77777777" w:rsidR="00ED1AD3" w:rsidRPr="00417958" w:rsidRDefault="00ED1AD3" w:rsidP="00ED1AD3">
      <w:pPr>
        <w:pStyle w:val="ad"/>
        <w:jc w:val="center"/>
        <w:rPr>
          <w:rFonts w:ascii="楷体" w:eastAsia="楷体" w:hAnsi="楷体"/>
          <w:sz w:val="24"/>
          <w:szCs w:val="24"/>
        </w:rPr>
      </w:pPr>
      <w:r>
        <w:rPr>
          <w:rFonts w:hint="eastAsia"/>
        </w:rPr>
        <w:t>图</w:t>
      </w:r>
      <w:r>
        <w:t xml:space="preserve"> </w:t>
      </w:r>
      <w:fldSimple w:instr=" SEQ Figure \* ARABIC ">
        <w:r w:rsidR="00E86460">
          <w:rPr>
            <w:noProof/>
          </w:rPr>
          <w:t>5</w:t>
        </w:r>
      </w:fldSimple>
      <w:r w:rsidRPr="00F9642E">
        <w:rPr>
          <w:rFonts w:hint="eastAsia"/>
        </w:rPr>
        <w:t>文本向量化模块示意图</w:t>
      </w:r>
    </w:p>
    <w:p w14:paraId="02CBBB2C" w14:textId="77777777" w:rsidR="00ED1AD3" w:rsidRPr="00417958" w:rsidRDefault="00ED1AD3" w:rsidP="00ED1AD3">
      <w:pPr>
        <w:spacing w:line="400" w:lineRule="exact"/>
        <w:ind w:firstLineChars="200" w:firstLine="480"/>
        <w:rPr>
          <w:rFonts w:ascii="楷体" w:eastAsia="楷体" w:hAnsi="楷体"/>
          <w:sz w:val="24"/>
          <w:szCs w:val="24"/>
        </w:rPr>
      </w:pPr>
      <w:r w:rsidRPr="00417958">
        <w:rPr>
          <w:rFonts w:ascii="楷体" w:eastAsia="楷体" w:hAnsi="楷体" w:hint="eastAsia"/>
          <w:sz w:val="24"/>
          <w:szCs w:val="24"/>
        </w:rPr>
        <w:t>上图</w:t>
      </w:r>
      <w:r w:rsidRPr="00417958">
        <w:rPr>
          <w:rFonts w:ascii="楷体" w:eastAsia="楷体" w:hAnsi="楷体"/>
          <w:sz w:val="24"/>
          <w:szCs w:val="24"/>
        </w:rPr>
        <w:t>展示了本模块的具体实现细节，对于每个样本使用两套向量化方案，one-hot向量用于语义分析，word2vec和TF-IDF用于生成基础特征向量。word2vec向量可以使用谷歌开源工具包生成，one-hot和TF-IDF则通过对文档集的词语统计生成。具体流程如下：</w:t>
      </w:r>
    </w:p>
    <w:p w14:paraId="5CD83F67" w14:textId="77777777" w:rsidR="00ED1AD3" w:rsidRPr="00417958" w:rsidRDefault="00ED1AD3" w:rsidP="00ED1AD3">
      <w:pPr>
        <w:spacing w:line="400" w:lineRule="exact"/>
        <w:ind w:firstLineChars="200" w:firstLine="480"/>
        <w:rPr>
          <w:rFonts w:ascii="楷体" w:eastAsia="楷体" w:hAnsi="楷体"/>
          <w:sz w:val="24"/>
          <w:szCs w:val="24"/>
        </w:rPr>
      </w:pPr>
      <w:r w:rsidRPr="00417958">
        <w:rPr>
          <w:rFonts w:ascii="楷体" w:eastAsia="楷体" w:hAnsi="楷体"/>
          <w:sz w:val="24"/>
          <w:szCs w:val="24"/>
        </w:rPr>
        <w:t>统计文档集D中的总词数记为N,并用N维0向量初始化每个文档。</w:t>
      </w:r>
    </w:p>
    <w:p w14:paraId="6F054A01" w14:textId="77777777" w:rsidR="00ED1AD3" w:rsidRPr="00417958" w:rsidRDefault="00ED1AD3" w:rsidP="00ED1AD3">
      <w:pPr>
        <w:spacing w:line="400" w:lineRule="exact"/>
        <w:ind w:firstLineChars="200" w:firstLine="480"/>
        <w:rPr>
          <w:rFonts w:ascii="楷体" w:eastAsia="楷体" w:hAnsi="楷体"/>
          <w:sz w:val="24"/>
          <w:szCs w:val="24"/>
        </w:rPr>
      </w:pPr>
      <w:r w:rsidRPr="00417958">
        <w:rPr>
          <w:rFonts w:ascii="楷体" w:eastAsia="楷体" w:hAnsi="楷体"/>
          <w:sz w:val="24"/>
          <w:szCs w:val="24"/>
        </w:rPr>
        <w:t>对所有</w:t>
      </w:r>
      <m:oMath>
        <m:r>
          <m:rPr>
            <m:sty m:val="p"/>
          </m:rPr>
          <w:rPr>
            <w:rFonts w:ascii="Cambria Math" w:hAnsi="Cambria Math"/>
            <w:kern w:val="0"/>
            <w:sz w:val="24"/>
            <w:szCs w:val="24"/>
            <w:lang w:val="en-AU"/>
          </w:rPr>
          <m:t>d∈D</m:t>
        </m:r>
      </m:oMath>
      <w:r w:rsidRPr="00417958">
        <w:rPr>
          <w:rFonts w:ascii="楷体" w:eastAsia="楷体" w:hAnsi="楷体"/>
          <w:sz w:val="24"/>
          <w:szCs w:val="24"/>
        </w:rPr>
        <w:t>，统计词数并更新文档向量对应位置上的值，这就是one-hot方法下的文本向量。</w:t>
      </w:r>
    </w:p>
    <w:p w14:paraId="38F4F54F" w14:textId="77777777" w:rsidR="00ED1AD3" w:rsidRPr="00417958" w:rsidRDefault="00ED1AD3" w:rsidP="00ED1AD3">
      <w:pPr>
        <w:spacing w:line="400" w:lineRule="exact"/>
        <w:ind w:firstLineChars="200" w:firstLine="480"/>
        <w:rPr>
          <w:rFonts w:ascii="楷体" w:eastAsia="楷体" w:hAnsi="楷体"/>
          <w:sz w:val="24"/>
          <w:szCs w:val="24"/>
        </w:rPr>
      </w:pPr>
      <w:r w:rsidRPr="00417958">
        <w:rPr>
          <w:rFonts w:ascii="楷体" w:eastAsia="楷体" w:hAnsi="楷体"/>
          <w:sz w:val="24"/>
          <w:szCs w:val="24"/>
        </w:rPr>
        <w:t>TF-IDF在此基础上引入了IDF加权，根据</w:t>
      </w:r>
      <w:r w:rsidRPr="00417958">
        <w:rPr>
          <w:rFonts w:ascii="楷体" w:eastAsia="楷体" w:hAnsi="楷体" w:hint="eastAsia"/>
          <w:sz w:val="24"/>
          <w:szCs w:val="24"/>
        </w:rPr>
        <w:t>文档集D计算每个词的IDF值，再使用这些IDF值更新one-hot向量每一维的权重即可得到TF</w:t>
      </w:r>
      <w:r w:rsidRPr="00417958">
        <w:rPr>
          <w:rFonts w:ascii="楷体" w:eastAsia="楷体" w:hAnsi="楷体"/>
          <w:sz w:val="24"/>
          <w:szCs w:val="24"/>
        </w:rPr>
        <w:t>-IDF</w:t>
      </w:r>
      <w:r w:rsidRPr="00417958">
        <w:rPr>
          <w:rFonts w:ascii="楷体" w:eastAsia="楷体" w:hAnsi="楷体" w:hint="eastAsia"/>
          <w:sz w:val="24"/>
          <w:szCs w:val="24"/>
        </w:rPr>
        <w:t>向量。</w:t>
      </w:r>
    </w:p>
    <w:p w14:paraId="2873B5BC" w14:textId="77777777" w:rsidR="00D465CA" w:rsidRDefault="00D465CA" w:rsidP="00D465CA">
      <w:pPr>
        <w:pStyle w:val="ad"/>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F759FF">
        <w:rPr>
          <w:noProof/>
        </w:rPr>
        <w:t>1</w:t>
      </w:r>
      <w:r>
        <w:fldChar w:fldCharType="end"/>
      </w:r>
      <w:r>
        <w:t xml:space="preserve"> </w:t>
      </w:r>
      <w:r w:rsidRPr="000D4A52">
        <w:rPr>
          <w:rFonts w:hint="eastAsia"/>
        </w:rPr>
        <w:t>不同向量化方法的困惑度指标对比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6"/>
        <w:gridCol w:w="1193"/>
        <w:gridCol w:w="1238"/>
        <w:gridCol w:w="1326"/>
      </w:tblGrid>
      <w:tr w:rsidR="00D465CA" w:rsidRPr="006E28E2" w14:paraId="4149B66A" w14:textId="77777777" w:rsidTr="00F759FF">
        <w:trPr>
          <w:trHeight w:val="333"/>
          <w:jc w:val="center"/>
        </w:trPr>
        <w:tc>
          <w:tcPr>
            <w:tcW w:w="1736" w:type="dxa"/>
            <w:shd w:val="clear" w:color="auto" w:fill="DDD9C3"/>
            <w:vAlign w:val="center"/>
          </w:tcPr>
          <w:p w14:paraId="7A0FC58F" w14:textId="77777777" w:rsidR="00D465CA" w:rsidRPr="00D465CA" w:rsidRDefault="00D465CA" w:rsidP="00F759FF">
            <w:pPr>
              <w:rPr>
                <w:rFonts w:ascii="楷体" w:eastAsia="楷体" w:hAnsi="楷体"/>
                <w:sz w:val="24"/>
                <w:szCs w:val="24"/>
              </w:rPr>
            </w:pPr>
            <w:r w:rsidRPr="00D465CA">
              <w:rPr>
                <w:rFonts w:ascii="楷体" w:eastAsia="楷体" w:hAnsi="楷体"/>
                <w:sz w:val="24"/>
                <w:szCs w:val="24"/>
              </w:rPr>
              <w:t>模型</w:t>
            </w:r>
          </w:p>
        </w:tc>
        <w:tc>
          <w:tcPr>
            <w:tcW w:w="1193" w:type="dxa"/>
            <w:shd w:val="clear" w:color="auto" w:fill="DDD9C3"/>
            <w:vAlign w:val="center"/>
          </w:tcPr>
          <w:p w14:paraId="4A1AFE1A" w14:textId="77777777" w:rsidR="00D465CA" w:rsidRPr="006E28E2" w:rsidRDefault="00D465CA" w:rsidP="00F759FF">
            <w:r w:rsidRPr="006E28E2">
              <w:t>word2vec</w:t>
            </w:r>
          </w:p>
        </w:tc>
        <w:tc>
          <w:tcPr>
            <w:tcW w:w="1238" w:type="dxa"/>
            <w:shd w:val="clear" w:color="auto" w:fill="DDD9C3"/>
            <w:vAlign w:val="center"/>
          </w:tcPr>
          <w:p w14:paraId="08930EBB" w14:textId="77777777" w:rsidR="00D465CA" w:rsidRPr="006E28E2" w:rsidRDefault="00D465CA" w:rsidP="00F759FF">
            <w:r w:rsidRPr="006E28E2">
              <w:t>TF-IDF</w:t>
            </w:r>
          </w:p>
        </w:tc>
        <w:tc>
          <w:tcPr>
            <w:tcW w:w="1326" w:type="dxa"/>
            <w:shd w:val="clear" w:color="auto" w:fill="DDD9C3"/>
            <w:vAlign w:val="center"/>
          </w:tcPr>
          <w:p w14:paraId="0CA8C2E6" w14:textId="77777777" w:rsidR="00D465CA" w:rsidRPr="006E28E2" w:rsidRDefault="00D465CA" w:rsidP="00F759FF">
            <w:r w:rsidRPr="006E28E2">
              <w:t>one-hot</w:t>
            </w:r>
          </w:p>
        </w:tc>
      </w:tr>
      <w:tr w:rsidR="00D465CA" w:rsidRPr="006E28E2" w14:paraId="33D83FB5" w14:textId="77777777" w:rsidTr="00F759FF">
        <w:trPr>
          <w:trHeight w:val="734"/>
          <w:jc w:val="center"/>
        </w:trPr>
        <w:tc>
          <w:tcPr>
            <w:tcW w:w="1736" w:type="dxa"/>
            <w:shd w:val="clear" w:color="auto" w:fill="auto"/>
            <w:vAlign w:val="center"/>
          </w:tcPr>
          <w:p w14:paraId="43E7D793" w14:textId="77777777" w:rsidR="00D465CA" w:rsidRPr="006E28E2" w:rsidRDefault="00D465CA" w:rsidP="00F759FF">
            <w:r w:rsidRPr="006E28E2">
              <w:t>LDA</w:t>
            </w:r>
          </w:p>
        </w:tc>
        <w:tc>
          <w:tcPr>
            <w:tcW w:w="1193" w:type="dxa"/>
            <w:shd w:val="clear" w:color="auto" w:fill="auto"/>
            <w:vAlign w:val="center"/>
          </w:tcPr>
          <w:p w14:paraId="3045FECA" w14:textId="77777777" w:rsidR="00D465CA" w:rsidRPr="006E28E2" w:rsidRDefault="00D465CA" w:rsidP="00F759FF">
            <w:r w:rsidRPr="006E28E2">
              <w:t>1652</w:t>
            </w:r>
          </w:p>
        </w:tc>
        <w:tc>
          <w:tcPr>
            <w:tcW w:w="1238" w:type="dxa"/>
            <w:shd w:val="clear" w:color="auto" w:fill="auto"/>
            <w:vAlign w:val="center"/>
          </w:tcPr>
          <w:p w14:paraId="084C63CD" w14:textId="77777777" w:rsidR="00D465CA" w:rsidRPr="006E28E2" w:rsidRDefault="00D465CA" w:rsidP="00F759FF">
            <w:r w:rsidRPr="006E28E2">
              <w:t>1276</w:t>
            </w:r>
          </w:p>
        </w:tc>
        <w:tc>
          <w:tcPr>
            <w:tcW w:w="1326" w:type="dxa"/>
            <w:shd w:val="clear" w:color="auto" w:fill="auto"/>
            <w:vAlign w:val="center"/>
          </w:tcPr>
          <w:p w14:paraId="759D6FD5" w14:textId="77777777" w:rsidR="00D465CA" w:rsidRPr="006E28E2" w:rsidRDefault="00D465CA" w:rsidP="00F759FF">
            <w:r w:rsidRPr="006E28E2">
              <w:t>1195</w:t>
            </w:r>
          </w:p>
        </w:tc>
      </w:tr>
      <w:tr w:rsidR="00D465CA" w:rsidRPr="006E28E2" w14:paraId="5408EB48" w14:textId="77777777" w:rsidTr="00F759FF">
        <w:trPr>
          <w:trHeight w:val="734"/>
          <w:jc w:val="center"/>
        </w:trPr>
        <w:tc>
          <w:tcPr>
            <w:tcW w:w="1736" w:type="dxa"/>
            <w:shd w:val="clear" w:color="auto" w:fill="auto"/>
            <w:vAlign w:val="center"/>
          </w:tcPr>
          <w:p w14:paraId="0A10CA04" w14:textId="77777777" w:rsidR="00D465CA" w:rsidRPr="006E28E2" w:rsidRDefault="00D465CA" w:rsidP="00F759FF">
            <w:r w:rsidRPr="006E28E2">
              <w:t>pLSI</w:t>
            </w:r>
          </w:p>
        </w:tc>
        <w:tc>
          <w:tcPr>
            <w:tcW w:w="1193" w:type="dxa"/>
            <w:shd w:val="clear" w:color="auto" w:fill="auto"/>
            <w:vAlign w:val="center"/>
          </w:tcPr>
          <w:p w14:paraId="4122A4F7" w14:textId="77777777" w:rsidR="00D465CA" w:rsidRPr="006E28E2" w:rsidRDefault="00D465CA" w:rsidP="00F759FF">
            <w:r w:rsidRPr="006E28E2">
              <w:t>1723</w:t>
            </w:r>
          </w:p>
        </w:tc>
        <w:tc>
          <w:tcPr>
            <w:tcW w:w="1238" w:type="dxa"/>
            <w:shd w:val="clear" w:color="auto" w:fill="auto"/>
            <w:vAlign w:val="center"/>
          </w:tcPr>
          <w:p w14:paraId="691F6355" w14:textId="77777777" w:rsidR="00D465CA" w:rsidRPr="006E28E2" w:rsidRDefault="00D465CA" w:rsidP="00F759FF">
            <w:r w:rsidRPr="006E28E2">
              <w:t>1312</w:t>
            </w:r>
          </w:p>
        </w:tc>
        <w:tc>
          <w:tcPr>
            <w:tcW w:w="1326" w:type="dxa"/>
            <w:shd w:val="clear" w:color="auto" w:fill="auto"/>
            <w:vAlign w:val="center"/>
          </w:tcPr>
          <w:p w14:paraId="74329848" w14:textId="77777777" w:rsidR="00D465CA" w:rsidRPr="006E28E2" w:rsidRDefault="00D465CA" w:rsidP="00F759FF">
            <w:pPr>
              <w:keepNext/>
            </w:pPr>
            <w:r w:rsidRPr="006E28E2">
              <w:t>1303</w:t>
            </w:r>
          </w:p>
        </w:tc>
      </w:tr>
    </w:tbl>
    <w:p w14:paraId="7536FD00" w14:textId="77777777" w:rsidR="00D465CA" w:rsidRDefault="00D465CA" w:rsidP="00D465CA">
      <w:pPr>
        <w:spacing w:line="400" w:lineRule="exact"/>
        <w:ind w:firstLineChars="200" w:firstLine="480"/>
        <w:rPr>
          <w:rFonts w:ascii="楷体" w:eastAsia="楷体" w:hAnsi="楷体"/>
          <w:sz w:val="24"/>
          <w:szCs w:val="24"/>
        </w:rPr>
      </w:pPr>
      <w:r w:rsidRPr="00417958">
        <w:rPr>
          <w:rFonts w:ascii="楷体" w:eastAsia="楷体" w:hAnsi="楷体" w:hint="eastAsia"/>
          <w:sz w:val="24"/>
          <w:szCs w:val="24"/>
        </w:rPr>
        <w:lastRenderedPageBreak/>
        <w:t>上表</w:t>
      </w:r>
      <w:r w:rsidRPr="00417958">
        <w:rPr>
          <w:rFonts w:ascii="楷体" w:eastAsia="楷体" w:hAnsi="楷体"/>
          <w:sz w:val="24"/>
          <w:szCs w:val="24"/>
        </w:rPr>
        <w:t>给出了不同向量化方法在语义分析上的指标对比，这里随机选取30W知乎数据作为测试集，测试向量化方法在困惑度指标上的效果。可以看出one-hot方法</w:t>
      </w:r>
      <w:r w:rsidRPr="00417958">
        <w:rPr>
          <w:rFonts w:ascii="楷体" w:eastAsia="楷体" w:hAnsi="楷体" w:hint="eastAsia"/>
          <w:sz w:val="24"/>
          <w:szCs w:val="24"/>
        </w:rPr>
        <w:t>更加适合进行语义分析。</w:t>
      </w:r>
    </w:p>
    <w:p w14:paraId="5994CCA7" w14:textId="77777777" w:rsidR="00D465CA" w:rsidRDefault="00D465CA" w:rsidP="00D465CA">
      <w:pPr>
        <w:pStyle w:val="5"/>
      </w:pPr>
      <w:r>
        <w:rPr>
          <w:rFonts w:hint="eastAsia"/>
        </w:rPr>
        <w:t>标签降维</w:t>
      </w:r>
      <w:r>
        <w:t>模块</w:t>
      </w:r>
    </w:p>
    <w:p w14:paraId="3C7C12FC" w14:textId="77777777" w:rsidR="0032281E" w:rsidRPr="00417958" w:rsidRDefault="0032281E" w:rsidP="0032281E">
      <w:pPr>
        <w:spacing w:line="400" w:lineRule="exact"/>
        <w:ind w:firstLineChars="200" w:firstLine="480"/>
        <w:rPr>
          <w:rFonts w:ascii="楷体" w:eastAsia="楷体" w:hAnsi="楷体"/>
          <w:sz w:val="24"/>
          <w:szCs w:val="24"/>
        </w:rPr>
      </w:pPr>
      <w:r w:rsidRPr="00417958">
        <w:rPr>
          <w:rFonts w:ascii="楷体" w:eastAsia="楷体" w:hAnsi="楷体" w:hint="eastAsia"/>
          <w:sz w:val="24"/>
          <w:szCs w:val="24"/>
        </w:rPr>
        <w:t>标签降维模块包含两部分内容：一是整合样本特征；二是对文本多标签进行降维。</w:t>
      </w:r>
    </w:p>
    <w:p w14:paraId="7EF13219" w14:textId="77777777" w:rsidR="0032281E" w:rsidRPr="00417958" w:rsidRDefault="0032281E" w:rsidP="00E57851">
      <w:pPr>
        <w:widowControl w:val="0"/>
        <w:numPr>
          <w:ilvl w:val="0"/>
          <w:numId w:val="21"/>
        </w:numPr>
        <w:spacing w:line="400" w:lineRule="exact"/>
        <w:ind w:left="0" w:firstLineChars="200" w:firstLine="480"/>
        <w:jc w:val="both"/>
        <w:rPr>
          <w:rFonts w:ascii="楷体" w:eastAsia="楷体" w:hAnsi="楷体"/>
          <w:sz w:val="24"/>
          <w:szCs w:val="24"/>
        </w:rPr>
      </w:pPr>
      <w:bookmarkStart w:id="15" w:name="_Toc502102728"/>
      <w:r w:rsidRPr="00417958">
        <w:rPr>
          <w:rFonts w:ascii="楷体" w:eastAsia="楷体" w:hAnsi="楷体" w:hint="eastAsia"/>
          <w:sz w:val="24"/>
          <w:szCs w:val="24"/>
        </w:rPr>
        <w:t>样本特征整合</w:t>
      </w:r>
      <w:bookmarkEnd w:id="15"/>
      <w:r w:rsidRPr="00417958">
        <w:rPr>
          <w:rFonts w:ascii="楷体" w:eastAsia="楷体" w:hAnsi="楷体" w:hint="eastAsia"/>
          <w:sz w:val="24"/>
          <w:szCs w:val="24"/>
        </w:rPr>
        <w:t>：</w:t>
      </w:r>
    </w:p>
    <w:p w14:paraId="061BE026" w14:textId="77777777" w:rsidR="0032281E" w:rsidRPr="00417958" w:rsidRDefault="0032281E" w:rsidP="0032281E">
      <w:pPr>
        <w:spacing w:line="400" w:lineRule="exact"/>
        <w:ind w:firstLineChars="200" w:firstLine="480"/>
        <w:rPr>
          <w:rFonts w:ascii="楷体" w:eastAsia="楷体" w:hAnsi="楷体"/>
          <w:sz w:val="24"/>
          <w:szCs w:val="24"/>
        </w:rPr>
      </w:pPr>
      <w:r w:rsidRPr="00417958">
        <w:rPr>
          <w:rFonts w:ascii="楷体" w:eastAsia="楷体" w:hAnsi="楷体" w:hint="eastAsia"/>
          <w:sz w:val="24"/>
          <w:szCs w:val="24"/>
        </w:rPr>
        <w:t>标签降维模块的输入信息分为两部分，一是从文本向量化模块获取的基础特征向量，二是从语义分析模块获取的语义特征向量。</w:t>
      </w:r>
    </w:p>
    <w:p w14:paraId="7672B70B" w14:textId="77777777" w:rsidR="0032281E" w:rsidRPr="00417958" w:rsidRDefault="0032281E" w:rsidP="0032281E">
      <w:pPr>
        <w:spacing w:line="400" w:lineRule="exact"/>
        <w:ind w:firstLineChars="200" w:firstLine="480"/>
        <w:rPr>
          <w:rFonts w:ascii="楷体" w:eastAsia="楷体" w:hAnsi="楷体"/>
          <w:sz w:val="24"/>
          <w:szCs w:val="24"/>
        </w:rPr>
      </w:pPr>
      <w:r w:rsidRPr="00417958">
        <w:rPr>
          <w:rFonts w:ascii="楷体" w:eastAsia="楷体" w:hAnsi="楷体"/>
          <w:sz w:val="24"/>
          <w:szCs w:val="24"/>
        </w:rPr>
        <w:t>基础特征向量的两种类型：word2vec和TF-IDF。word2vec对每个词进行向量化，然后将样本的所有词向量按词序首尾相连形成文本向量。这种方式带来的问题是样本维度的不一致，因为样本之间的长度通常是不同的。为了对word2vec特征进行规范，可以采用填补和切分两种方法。</w:t>
      </w:r>
      <w:r w:rsidRPr="00417958">
        <w:rPr>
          <w:rFonts w:ascii="楷体" w:eastAsia="楷体" w:hAnsi="楷体" w:hint="eastAsia"/>
          <w:sz w:val="24"/>
          <w:szCs w:val="24"/>
        </w:rPr>
        <w:t>但是填补</w:t>
      </w:r>
      <w:r w:rsidRPr="00417958">
        <w:rPr>
          <w:rFonts w:ascii="楷体" w:eastAsia="楷体" w:hAnsi="楷体"/>
          <w:sz w:val="24"/>
          <w:szCs w:val="24"/>
        </w:rPr>
        <w:t>极大的增大了分类器的负担</w:t>
      </w:r>
      <w:r w:rsidRPr="00417958">
        <w:rPr>
          <w:rFonts w:ascii="楷体" w:eastAsia="楷体" w:hAnsi="楷体" w:hint="eastAsia"/>
          <w:sz w:val="24"/>
          <w:szCs w:val="24"/>
        </w:rPr>
        <w:t>，且</w:t>
      </w:r>
      <w:r w:rsidRPr="00417958">
        <w:rPr>
          <w:rFonts w:ascii="楷体" w:eastAsia="楷体" w:hAnsi="楷体"/>
          <w:sz w:val="24"/>
          <w:szCs w:val="24"/>
        </w:rPr>
        <w:t>在样本长度偏差较大的时候会出现向量稀疏问题。切分方式以一定的样本信息为代价解决了填补方式可能存在的问题。一般情况下，切分方式和填补方式在模型准确度上的差别不大，而在算法时间效率上切分的优势却十分显著，因此本</w:t>
      </w:r>
      <w:r w:rsidRPr="00417958">
        <w:rPr>
          <w:rFonts w:ascii="楷体" w:eastAsia="楷体" w:hAnsi="楷体" w:hint="eastAsia"/>
          <w:sz w:val="24"/>
          <w:szCs w:val="24"/>
        </w:rPr>
        <w:t>课题</w:t>
      </w:r>
      <w:r w:rsidRPr="00417958">
        <w:rPr>
          <w:rFonts w:ascii="楷体" w:eastAsia="楷体" w:hAnsi="楷体"/>
          <w:sz w:val="24"/>
          <w:szCs w:val="24"/>
        </w:rPr>
        <w:t>使用切分作为word2vec向量的规范方法。</w:t>
      </w:r>
    </w:p>
    <w:p w14:paraId="29E50567" w14:textId="77777777" w:rsidR="0032281E" w:rsidRPr="00417958" w:rsidRDefault="0032281E" w:rsidP="0032281E">
      <w:pPr>
        <w:spacing w:line="400" w:lineRule="exact"/>
        <w:ind w:firstLineChars="200" w:firstLine="480"/>
        <w:rPr>
          <w:rFonts w:ascii="楷体" w:eastAsia="楷体" w:hAnsi="楷体"/>
          <w:sz w:val="24"/>
          <w:szCs w:val="24"/>
        </w:rPr>
      </w:pPr>
      <w:r w:rsidRPr="00417958">
        <w:rPr>
          <w:rFonts w:ascii="楷体" w:eastAsia="楷体" w:hAnsi="楷体"/>
          <w:sz w:val="24"/>
          <w:szCs w:val="24"/>
        </w:rPr>
        <w:t>TF-IDF属于One-hot representation，在向量维度上是统一的，因此无需进行规范化。语义分析的输出向量同样是One-hot representation，对于这两类特征的整合可以直接使用向量连接操作完成。word2vec类型的基础向量则需要规范化后与语义向量连接。另外在这里还需要记录整合后的连接点位置，因为部分模型对基础特征有特殊的变换操作，后续将详细说明。</w:t>
      </w:r>
    </w:p>
    <w:p w14:paraId="520D032E" w14:textId="77777777" w:rsidR="0032281E" w:rsidRPr="00417958" w:rsidRDefault="0032281E" w:rsidP="00E57851">
      <w:pPr>
        <w:widowControl w:val="0"/>
        <w:numPr>
          <w:ilvl w:val="0"/>
          <w:numId w:val="21"/>
        </w:numPr>
        <w:spacing w:line="400" w:lineRule="exact"/>
        <w:ind w:left="0" w:firstLineChars="200" w:firstLine="480"/>
        <w:jc w:val="both"/>
        <w:rPr>
          <w:rFonts w:ascii="楷体" w:eastAsia="楷体" w:hAnsi="楷体"/>
          <w:sz w:val="24"/>
          <w:szCs w:val="24"/>
        </w:rPr>
      </w:pPr>
      <w:r w:rsidRPr="00417958">
        <w:rPr>
          <w:rFonts w:ascii="楷体" w:eastAsia="楷体" w:hAnsi="楷体" w:hint="eastAsia"/>
          <w:sz w:val="24"/>
          <w:szCs w:val="24"/>
        </w:rPr>
        <w:t>标签降维</w:t>
      </w:r>
    </w:p>
    <w:p w14:paraId="583FCF7B" w14:textId="77777777" w:rsidR="0032281E" w:rsidRPr="00F759FF" w:rsidRDefault="0032281E" w:rsidP="00F759FF">
      <w:pPr>
        <w:spacing w:line="400" w:lineRule="exact"/>
        <w:ind w:firstLineChars="200" w:firstLine="480"/>
        <w:rPr>
          <w:rFonts w:ascii="楷体" w:eastAsia="楷体" w:hAnsi="楷体"/>
          <w:sz w:val="24"/>
          <w:szCs w:val="24"/>
        </w:rPr>
      </w:pPr>
      <w:r w:rsidRPr="00417958">
        <w:rPr>
          <w:rFonts w:ascii="楷体" w:eastAsia="楷体" w:hAnsi="楷体" w:hint="eastAsia"/>
          <w:sz w:val="24"/>
          <w:szCs w:val="24"/>
        </w:rPr>
        <w:t>本课题选择Binary</w:t>
      </w:r>
      <w:r w:rsidRPr="00417958">
        <w:rPr>
          <w:rFonts w:ascii="楷体" w:eastAsia="楷体" w:hAnsi="楷体"/>
          <w:sz w:val="24"/>
          <w:szCs w:val="24"/>
        </w:rPr>
        <w:t xml:space="preserve"> </w:t>
      </w:r>
      <w:r w:rsidRPr="00417958">
        <w:rPr>
          <w:rFonts w:ascii="楷体" w:eastAsia="楷体" w:hAnsi="楷体" w:hint="eastAsia"/>
          <w:sz w:val="24"/>
          <w:szCs w:val="24"/>
        </w:rPr>
        <w:t>Relevance对标签集进行降维，单独考虑每个标签在样本中的分布，构造专属于这个标签的正负样本，从而获得了完整的二分类数据。依次对所有标签重复操作可以实现从多标签分类到单标签分类的降维，下面用形式化的语言详细描述该过程。在此之前，按</w:t>
      </w:r>
      <w:r>
        <w:rPr>
          <w:rFonts w:ascii="楷体" w:eastAsia="楷体" w:hAnsi="楷体" w:hint="eastAsia"/>
          <w:sz w:val="24"/>
          <w:szCs w:val="24"/>
        </w:rPr>
        <w:t>下</w:t>
      </w:r>
      <w:r w:rsidRPr="00417958">
        <w:rPr>
          <w:rFonts w:ascii="楷体" w:eastAsia="楷体" w:hAnsi="楷体" w:hint="eastAsia"/>
          <w:sz w:val="24"/>
          <w:szCs w:val="24"/>
        </w:rPr>
        <w:t>表进行预定义。</w:t>
      </w:r>
    </w:p>
    <w:p w14:paraId="23077E5F" w14:textId="77777777" w:rsidR="00F759FF" w:rsidRDefault="00F759FF" w:rsidP="00F759FF">
      <w:pPr>
        <w:pStyle w:val="ad"/>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标签降维符号定义</w:t>
      </w:r>
      <w: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2839"/>
      </w:tblGrid>
      <w:tr w:rsidR="0032281E" w:rsidRPr="001717DB" w14:paraId="72993CFF" w14:textId="77777777" w:rsidTr="00F759FF">
        <w:trPr>
          <w:jc w:val="center"/>
        </w:trPr>
        <w:tc>
          <w:tcPr>
            <w:tcW w:w="2122" w:type="dxa"/>
            <w:shd w:val="clear" w:color="auto" w:fill="DDD9C3"/>
          </w:tcPr>
          <w:p w14:paraId="7187D06F" w14:textId="77777777" w:rsidR="0032281E" w:rsidRPr="00D0466E" w:rsidRDefault="0032281E" w:rsidP="00F759FF">
            <w:pPr>
              <w:spacing w:line="400" w:lineRule="exact"/>
              <w:jc w:val="center"/>
              <w:rPr>
                <w:sz w:val="22"/>
              </w:rPr>
            </w:pPr>
            <w:r w:rsidRPr="00D0466E">
              <w:rPr>
                <w:rFonts w:hint="eastAsia"/>
                <w:sz w:val="22"/>
              </w:rPr>
              <w:t>符号</w:t>
            </w:r>
          </w:p>
        </w:tc>
        <w:tc>
          <w:tcPr>
            <w:tcW w:w="2839" w:type="dxa"/>
            <w:shd w:val="clear" w:color="auto" w:fill="DDD9C3"/>
          </w:tcPr>
          <w:p w14:paraId="02542EEF" w14:textId="77777777" w:rsidR="0032281E" w:rsidRPr="00D0466E" w:rsidRDefault="0032281E" w:rsidP="00F759FF">
            <w:pPr>
              <w:spacing w:line="400" w:lineRule="exact"/>
              <w:jc w:val="center"/>
              <w:rPr>
                <w:sz w:val="22"/>
              </w:rPr>
            </w:pPr>
            <w:r w:rsidRPr="00D0466E">
              <w:rPr>
                <w:sz w:val="22"/>
              </w:rPr>
              <w:t>含义</w:t>
            </w:r>
          </w:p>
        </w:tc>
      </w:tr>
      <w:tr w:rsidR="0032281E" w:rsidRPr="001717DB" w14:paraId="6C5F26A5" w14:textId="77777777" w:rsidTr="00F759FF">
        <w:trPr>
          <w:jc w:val="center"/>
        </w:trPr>
        <w:tc>
          <w:tcPr>
            <w:tcW w:w="2122" w:type="dxa"/>
            <w:shd w:val="clear" w:color="auto" w:fill="auto"/>
          </w:tcPr>
          <w:p w14:paraId="7BC5E8FD" w14:textId="77777777" w:rsidR="0032281E" w:rsidRPr="00D0466E" w:rsidRDefault="0032281E" w:rsidP="00F759FF">
            <w:pPr>
              <w:spacing w:line="400" w:lineRule="exact"/>
              <w:jc w:val="center"/>
              <w:rPr>
                <w:sz w:val="22"/>
              </w:rPr>
            </w:pPr>
            <w:r w:rsidRPr="00D0466E">
              <w:rPr>
                <w:rFonts w:hint="eastAsia"/>
                <w:noProof/>
                <w:sz w:val="22"/>
              </w:rPr>
              <w:t>L</w:t>
            </w:r>
          </w:p>
        </w:tc>
        <w:tc>
          <w:tcPr>
            <w:tcW w:w="2839" w:type="dxa"/>
            <w:shd w:val="clear" w:color="auto" w:fill="auto"/>
          </w:tcPr>
          <w:p w14:paraId="72882778" w14:textId="77777777" w:rsidR="0032281E" w:rsidRPr="00D0466E" w:rsidRDefault="0032281E" w:rsidP="00F759FF">
            <w:pPr>
              <w:spacing w:line="400" w:lineRule="exact"/>
              <w:jc w:val="center"/>
              <w:rPr>
                <w:sz w:val="22"/>
              </w:rPr>
            </w:pPr>
            <w:r w:rsidRPr="00D0466E">
              <w:rPr>
                <w:rFonts w:hint="eastAsia"/>
                <w:sz w:val="22"/>
              </w:rPr>
              <w:t>标签集</w:t>
            </w:r>
          </w:p>
        </w:tc>
      </w:tr>
      <w:tr w:rsidR="0032281E" w:rsidRPr="001717DB" w14:paraId="3C2D06F1" w14:textId="77777777" w:rsidTr="00F759FF">
        <w:trPr>
          <w:jc w:val="center"/>
        </w:trPr>
        <w:tc>
          <w:tcPr>
            <w:tcW w:w="2122" w:type="dxa"/>
            <w:shd w:val="clear" w:color="auto" w:fill="auto"/>
          </w:tcPr>
          <w:p w14:paraId="195A721E" w14:textId="77777777" w:rsidR="0032281E" w:rsidRPr="00D0466E" w:rsidRDefault="0032281E" w:rsidP="00F759FF">
            <w:pPr>
              <w:spacing w:line="400" w:lineRule="exact"/>
              <w:jc w:val="center"/>
              <w:rPr>
                <w:sz w:val="22"/>
              </w:rPr>
            </w:pPr>
            <w:r w:rsidRPr="00D0466E">
              <w:rPr>
                <w:rFonts w:hint="eastAsia"/>
                <w:sz w:val="22"/>
              </w:rPr>
              <w:t>S</w:t>
            </w:r>
          </w:p>
        </w:tc>
        <w:tc>
          <w:tcPr>
            <w:tcW w:w="2839" w:type="dxa"/>
            <w:shd w:val="clear" w:color="auto" w:fill="auto"/>
          </w:tcPr>
          <w:p w14:paraId="3DD8AB36" w14:textId="77777777" w:rsidR="0032281E" w:rsidRPr="00D0466E" w:rsidRDefault="0032281E" w:rsidP="00F759FF">
            <w:pPr>
              <w:spacing w:line="400" w:lineRule="exact"/>
              <w:jc w:val="center"/>
              <w:rPr>
                <w:sz w:val="22"/>
              </w:rPr>
            </w:pPr>
            <w:r w:rsidRPr="00D0466E">
              <w:rPr>
                <w:rFonts w:hint="eastAsia"/>
                <w:sz w:val="22"/>
              </w:rPr>
              <w:t>样本集合</w:t>
            </w:r>
          </w:p>
        </w:tc>
      </w:tr>
      <w:tr w:rsidR="0032281E" w:rsidRPr="001717DB" w14:paraId="217D2C23" w14:textId="77777777" w:rsidTr="00F759FF">
        <w:trPr>
          <w:jc w:val="center"/>
        </w:trPr>
        <w:tc>
          <w:tcPr>
            <w:tcW w:w="2122" w:type="dxa"/>
            <w:shd w:val="clear" w:color="auto" w:fill="auto"/>
          </w:tcPr>
          <w:p w14:paraId="26701A9A" w14:textId="77777777" w:rsidR="0032281E" w:rsidRPr="00D0466E" w:rsidRDefault="0032281E" w:rsidP="00F759FF">
            <w:pPr>
              <w:pStyle w:val="07415"/>
              <w:ind w:firstLine="0"/>
              <w:jc w:val="center"/>
              <w:rPr>
                <w:sz w:val="22"/>
                <w:szCs w:val="22"/>
              </w:rPr>
            </w:pPr>
            <m:oMath>
              <m:r>
                <m:rPr>
                  <m:sty m:val="p"/>
                </m:rPr>
                <w:rPr>
                  <w:rFonts w:ascii="Cambria Math" w:hAnsi="Cambria Math" w:hint="eastAsia"/>
                  <w:sz w:val="22"/>
                  <w:szCs w:val="22"/>
                </w:rPr>
                <m:t>T</m:t>
              </m:r>
              <m:r>
                <m:rPr>
                  <m:sty m:val="p"/>
                </m:rPr>
                <w:rPr>
                  <w:rFonts w:ascii="Cambria Math" w:hAnsi="Cambria Math"/>
                  <w:sz w:val="22"/>
                  <w:szCs w:val="22"/>
                </w:rPr>
                <m:t>∈</m:t>
              </m:r>
              <m:r>
                <m:rPr>
                  <m:sty m:val="p"/>
                </m:rPr>
                <w:rPr>
                  <w:rFonts w:ascii="Cambria Math" w:hAnsi="Cambria Math" w:hint="eastAsia"/>
                  <w:sz w:val="22"/>
                  <w:szCs w:val="22"/>
                </w:rPr>
                <m:t>S</m:t>
              </m:r>
              <m:r>
                <m:rPr>
                  <m:sty m:val="p"/>
                </m:rPr>
                <w:rPr>
                  <w:rFonts w:ascii="Cambria Math" w:hAnsi="Cambria Math" w:hint="eastAsia"/>
                  <w:sz w:val="22"/>
                  <w:szCs w:val="22"/>
                </w:rPr>
                <m:t>，</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f</m:t>
                  </m:r>
                </m:sub>
              </m:sSub>
            </m:oMath>
            <w:r w:rsidRPr="00D0466E">
              <w:rPr>
                <w:sz w:val="22"/>
                <w:szCs w:val="22"/>
                <w:vertAlign w:val="subscript"/>
              </w:rPr>
              <w:t xml:space="preserve">  </w:t>
            </w:r>
          </w:p>
        </w:tc>
        <w:tc>
          <w:tcPr>
            <w:tcW w:w="2839" w:type="dxa"/>
            <w:shd w:val="clear" w:color="auto" w:fill="auto"/>
            <w:vAlign w:val="center"/>
          </w:tcPr>
          <w:p w14:paraId="35B951A0" w14:textId="77777777" w:rsidR="0032281E" w:rsidRPr="00D0466E" w:rsidRDefault="0032281E" w:rsidP="00F759FF">
            <w:pPr>
              <w:spacing w:line="400" w:lineRule="exact"/>
              <w:jc w:val="center"/>
              <w:rPr>
                <w:sz w:val="22"/>
              </w:rPr>
            </w:pPr>
            <w:r w:rsidRPr="00D0466E">
              <w:rPr>
                <w:rFonts w:hint="eastAsia"/>
                <w:sz w:val="22"/>
              </w:rPr>
              <w:t>样本特征</w:t>
            </w:r>
          </w:p>
        </w:tc>
      </w:tr>
      <w:tr w:rsidR="0032281E" w:rsidRPr="001717DB" w14:paraId="6316600E" w14:textId="77777777" w:rsidTr="00F759FF">
        <w:trPr>
          <w:jc w:val="center"/>
        </w:trPr>
        <w:tc>
          <w:tcPr>
            <w:tcW w:w="2122" w:type="dxa"/>
            <w:shd w:val="clear" w:color="auto" w:fill="auto"/>
          </w:tcPr>
          <w:p w14:paraId="5A12F95B" w14:textId="77777777" w:rsidR="0032281E" w:rsidRPr="00D0466E" w:rsidRDefault="0032281E" w:rsidP="00F759FF">
            <w:pPr>
              <w:spacing w:line="400" w:lineRule="exact"/>
              <w:jc w:val="center"/>
              <w:rPr>
                <w:sz w:val="22"/>
              </w:rPr>
            </w:pPr>
            <m:oMath>
              <m:r>
                <m:rPr>
                  <m:sty m:val="p"/>
                </m:rPr>
                <w:rPr>
                  <w:rFonts w:ascii="Cambria Math" w:hAnsi="Cambria Math" w:hint="eastAsia"/>
                  <w:sz w:val="22"/>
                </w:rPr>
                <m:t>T</m:t>
              </m:r>
              <m:r>
                <m:rPr>
                  <m:sty m:val="p"/>
                </m:rPr>
                <w:rPr>
                  <w:rFonts w:ascii="Cambria Math" w:hAnsi="Cambria Math"/>
                  <w:sz w:val="22"/>
                </w:rPr>
                <m:t>∈</m:t>
              </m:r>
              <m:r>
                <m:rPr>
                  <m:sty m:val="p"/>
                </m:rPr>
                <w:rPr>
                  <w:rFonts w:ascii="Cambria Math" w:hAnsi="Cambria Math" w:hint="eastAsia"/>
                  <w:sz w:val="22"/>
                </w:rPr>
                <m:t>S</m:t>
              </m:r>
              <m:r>
                <m:rPr>
                  <m:sty m:val="p"/>
                </m:rPr>
                <w:rPr>
                  <w:rFonts w:ascii="Cambria Math" w:hAnsi="Cambria Math" w:hint="eastAsia"/>
                  <w:sz w:val="22"/>
                </w:rPr>
                <m:t>，</m:t>
              </m:r>
              <m:sSub>
                <m:sSubPr>
                  <m:ctrlPr>
                    <w:rPr>
                      <w:rFonts w:ascii="Cambria Math" w:hAnsi="Cambria Math" w:cs="宋体"/>
                      <w:kern w:val="0"/>
                      <w:sz w:val="22"/>
                    </w:rPr>
                  </m:ctrlPr>
                </m:sSubPr>
                <m:e>
                  <m:r>
                    <w:rPr>
                      <w:rFonts w:ascii="Cambria Math" w:hAnsi="Cambria Math"/>
                      <w:sz w:val="22"/>
                    </w:rPr>
                    <m:t>T</m:t>
                  </m:r>
                </m:e>
                <m:sub>
                  <m:r>
                    <w:rPr>
                      <w:rFonts w:ascii="Cambria Math" w:hAnsi="Cambria Math"/>
                      <w:sz w:val="22"/>
                    </w:rPr>
                    <m:t>l</m:t>
                  </m:r>
                </m:sub>
              </m:sSub>
            </m:oMath>
            <w:r w:rsidRPr="00D0466E">
              <w:rPr>
                <w:sz w:val="22"/>
                <w:vertAlign w:val="subscript"/>
              </w:rPr>
              <w:t xml:space="preserve">  </w:t>
            </w:r>
          </w:p>
        </w:tc>
        <w:tc>
          <w:tcPr>
            <w:tcW w:w="2839" w:type="dxa"/>
            <w:shd w:val="clear" w:color="auto" w:fill="auto"/>
          </w:tcPr>
          <w:p w14:paraId="24F4EC34" w14:textId="77777777" w:rsidR="0032281E" w:rsidRPr="00D0466E" w:rsidRDefault="0032281E" w:rsidP="00F759FF">
            <w:pPr>
              <w:spacing w:line="400" w:lineRule="exact"/>
              <w:jc w:val="center"/>
              <w:rPr>
                <w:sz w:val="22"/>
              </w:rPr>
            </w:pPr>
            <w:r w:rsidRPr="00D0466E">
              <w:rPr>
                <w:rFonts w:hint="eastAsia"/>
                <w:sz w:val="22"/>
              </w:rPr>
              <w:t>样本标签集合</w:t>
            </w:r>
          </w:p>
        </w:tc>
      </w:tr>
      <w:tr w:rsidR="0032281E" w:rsidRPr="001717DB" w14:paraId="21A1656E" w14:textId="77777777" w:rsidTr="00F759FF">
        <w:trPr>
          <w:jc w:val="center"/>
        </w:trPr>
        <w:tc>
          <w:tcPr>
            <w:tcW w:w="2122" w:type="dxa"/>
            <w:shd w:val="clear" w:color="auto" w:fill="auto"/>
          </w:tcPr>
          <w:p w14:paraId="6C6FD8C4" w14:textId="77777777" w:rsidR="0032281E" w:rsidRPr="00D0466E" w:rsidRDefault="0032281E" w:rsidP="00F759FF">
            <w:pPr>
              <w:spacing w:line="400" w:lineRule="exact"/>
              <w:jc w:val="center"/>
              <w:rPr>
                <w:sz w:val="22"/>
              </w:rPr>
            </w:pPr>
            <w:r w:rsidRPr="00D0466E">
              <w:rPr>
                <w:rFonts w:hint="eastAsia"/>
                <w:sz w:val="22"/>
              </w:rPr>
              <w:lastRenderedPageBreak/>
              <w:t>B</w:t>
            </w:r>
          </w:p>
        </w:tc>
        <w:tc>
          <w:tcPr>
            <w:tcW w:w="2839" w:type="dxa"/>
            <w:shd w:val="clear" w:color="auto" w:fill="auto"/>
          </w:tcPr>
          <w:p w14:paraId="19DBD5AF" w14:textId="77777777" w:rsidR="0032281E" w:rsidRPr="00D0466E" w:rsidRDefault="0032281E" w:rsidP="00F759FF">
            <w:pPr>
              <w:keepNext/>
              <w:spacing w:line="400" w:lineRule="exact"/>
              <w:jc w:val="center"/>
              <w:rPr>
                <w:sz w:val="22"/>
              </w:rPr>
            </w:pPr>
            <w:r w:rsidRPr="00D0466E">
              <w:rPr>
                <w:rFonts w:hint="eastAsia"/>
                <w:sz w:val="22"/>
              </w:rPr>
              <w:t>输出的二分类样本集合</w:t>
            </w:r>
          </w:p>
        </w:tc>
      </w:tr>
    </w:tbl>
    <w:p w14:paraId="47BCF20B" w14:textId="77777777" w:rsidR="0032281E" w:rsidRPr="00417958" w:rsidRDefault="0032281E" w:rsidP="00E57851">
      <w:pPr>
        <w:pStyle w:val="07415"/>
        <w:numPr>
          <w:ilvl w:val="0"/>
          <w:numId w:val="20"/>
        </w:numPr>
        <w:ind w:left="0" w:firstLineChars="200" w:firstLine="480"/>
        <w:jc w:val="both"/>
        <w:rPr>
          <w:rFonts w:ascii="楷体" w:eastAsia="楷体" w:hAnsi="楷体" w:cs="Times New Roman"/>
          <w:kern w:val="2"/>
          <w:szCs w:val="24"/>
        </w:rPr>
      </w:pPr>
      <w:r w:rsidRPr="00417958">
        <w:rPr>
          <w:rFonts w:ascii="楷体" w:eastAsia="楷体" w:hAnsi="楷体" w:cs="Times New Roman" w:hint="eastAsia"/>
          <w:kern w:val="2"/>
          <w:szCs w:val="24"/>
        </w:rPr>
        <w:t>设B</w:t>
      </w:r>
      <w:r w:rsidRPr="00417958">
        <w:rPr>
          <w:rFonts w:ascii="楷体" w:eastAsia="楷体" w:hAnsi="楷体" w:cs="Times New Roman"/>
          <w:kern w:val="2"/>
          <w:szCs w:val="24"/>
        </w:rPr>
        <w:t>l</w:t>
      </w:r>
      <w:r w:rsidRPr="00417958">
        <w:rPr>
          <w:rFonts w:ascii="楷体" w:eastAsia="楷体" w:hAnsi="楷体" w:cs="Times New Roman" w:hint="eastAsia"/>
          <w:kern w:val="2"/>
          <w:szCs w:val="24"/>
        </w:rPr>
        <w:t xml:space="preserve">={}，从标签集中选择任意标签 </w:t>
      </w:r>
      <m:oMath>
        <m:r>
          <m:rPr>
            <m:sty m:val="p"/>
          </m:rPr>
          <w:rPr>
            <w:rFonts w:ascii="Cambria Math" w:hAnsi="Cambria Math"/>
          </w:rPr>
          <m:t>l∈L</m:t>
        </m:r>
      </m:oMath>
      <w:r w:rsidRPr="00417958">
        <w:rPr>
          <w:rFonts w:ascii="楷体" w:eastAsia="楷体" w:hAnsi="楷体" w:cs="Times New Roman" w:hint="eastAsia"/>
          <w:kern w:val="2"/>
          <w:szCs w:val="24"/>
        </w:rPr>
        <w:t>，若L为空集则结束。</w:t>
      </w:r>
    </w:p>
    <w:p w14:paraId="369E7BF8" w14:textId="77777777" w:rsidR="0032281E" w:rsidRPr="00417958" w:rsidRDefault="0032281E" w:rsidP="00E57851">
      <w:pPr>
        <w:pStyle w:val="07415"/>
        <w:numPr>
          <w:ilvl w:val="0"/>
          <w:numId w:val="20"/>
        </w:numPr>
        <w:ind w:left="0" w:firstLineChars="200" w:firstLine="480"/>
        <w:jc w:val="both"/>
        <w:rPr>
          <w:rFonts w:ascii="楷体" w:eastAsia="楷体" w:hAnsi="楷体" w:cs="Times New Roman"/>
          <w:kern w:val="2"/>
          <w:szCs w:val="24"/>
        </w:rPr>
      </w:pPr>
      <w:r w:rsidRPr="00417958">
        <w:rPr>
          <w:rFonts w:ascii="楷体" w:eastAsia="楷体" w:hAnsi="楷体" w:cs="Times New Roman" w:hint="eastAsia"/>
          <w:kern w:val="2"/>
          <w:szCs w:val="24"/>
        </w:rPr>
        <w:t>对所有</w:t>
      </w:r>
      <m:oMath>
        <m:r>
          <m:rPr>
            <m:sty m:val="p"/>
          </m:rPr>
          <w:rPr>
            <w:rFonts w:ascii="Cambria Math" w:hAnsi="Cambria Math" w:hint="eastAsia"/>
          </w:rPr>
          <m:t>T</m:t>
        </m:r>
        <m:r>
          <m:rPr>
            <m:sty m:val="p"/>
          </m:rPr>
          <w:rPr>
            <w:rFonts w:ascii="Cambria Math" w:hAnsi="Cambria Math"/>
          </w:rPr>
          <m:t>∈</m:t>
        </m:r>
        <m:r>
          <m:rPr>
            <m:sty m:val="p"/>
          </m:rPr>
          <w:rPr>
            <w:rFonts w:ascii="Cambria Math" w:hAnsi="Cambria Math" w:hint="eastAsia"/>
          </w:rPr>
          <m:t>S</m:t>
        </m:r>
      </m:oMath>
      <w:r w:rsidRPr="00417958">
        <w:rPr>
          <w:rFonts w:ascii="楷体" w:eastAsia="楷体" w:hAnsi="楷体" w:cs="Times New Roman" w:hint="eastAsia"/>
          <w:kern w:val="2"/>
          <w:szCs w:val="24"/>
        </w:rPr>
        <w:t>，若</w:t>
      </w:r>
      <m:oMath>
        <m:r>
          <m:rPr>
            <m:sty m:val="p"/>
          </m:rPr>
          <w:rPr>
            <w:rFonts w:ascii="Cambria Math" w:hAnsi="Cambria Math" w:hint="eastAsia"/>
          </w:rPr>
          <m:t>l</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l</m:t>
            </m:r>
          </m:sub>
        </m:sSub>
      </m:oMath>
      <w:r w:rsidRPr="00417958">
        <w:rPr>
          <w:rFonts w:ascii="楷体" w:eastAsia="楷体" w:hAnsi="楷体" w:cs="Times New Roman" w:hint="eastAsia"/>
          <w:kern w:val="2"/>
          <w:szCs w:val="24"/>
        </w:rPr>
        <w:t xml:space="preserve"> ，</w:t>
      </w:r>
      <w:r w:rsidRPr="00417958">
        <w:rPr>
          <w:rFonts w:ascii="楷体" w:eastAsia="楷体" w:hAnsi="楷体" w:cs="Times New Roman"/>
          <w:kern w:val="2"/>
          <w:szCs w:val="24"/>
        </w:rPr>
        <w:t xml:space="preserve">C=T </w:t>
      </w:r>
      <w:r w:rsidRPr="00417958">
        <w:rPr>
          <w:rFonts w:ascii="楷体" w:eastAsia="楷体" w:hAnsi="楷体" w:cs="Times New Roman" w:hint="eastAsia"/>
          <w:kern w:val="2"/>
          <w:szCs w:val="24"/>
        </w:rPr>
        <w:t>，</w:t>
      </w:r>
      <w:r w:rsidRPr="00417958">
        <w:rPr>
          <w:rFonts w:ascii="楷体" w:eastAsia="楷体" w:hAnsi="楷体" w:cs="Times New Roman"/>
          <w:kern w:val="2"/>
          <w:szCs w:val="24"/>
        </w:rPr>
        <w:t>Cl=1</w:t>
      </w:r>
      <w:r w:rsidRPr="00417958">
        <w:rPr>
          <w:rFonts w:ascii="楷体" w:eastAsia="楷体" w:hAnsi="楷体" w:cs="Times New Roman" w:hint="eastAsia"/>
          <w:kern w:val="2"/>
          <w:szCs w:val="24"/>
        </w:rPr>
        <w:t>；如果</w:t>
      </w:r>
      <m:oMath>
        <m:r>
          <m:rPr>
            <m:sty m:val="p"/>
          </m:rPr>
          <w:rPr>
            <w:rFonts w:ascii="Cambria Math" w:hAnsi="Cambria Math" w:hint="eastAsia"/>
          </w:rPr>
          <m:t>l</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l</m:t>
            </m:r>
          </m:sub>
        </m:sSub>
      </m:oMath>
      <w:r w:rsidRPr="00417958">
        <w:rPr>
          <w:rFonts w:ascii="楷体" w:eastAsia="楷体" w:hAnsi="楷体" w:cs="Times New Roman" w:hint="eastAsia"/>
          <w:kern w:val="2"/>
          <w:szCs w:val="24"/>
        </w:rPr>
        <w:t xml:space="preserve"> ，</w:t>
      </w:r>
      <w:r w:rsidRPr="00417958">
        <w:rPr>
          <w:rFonts w:ascii="楷体" w:eastAsia="楷体" w:hAnsi="楷体" w:cs="Times New Roman"/>
          <w:kern w:val="2"/>
          <w:szCs w:val="24"/>
        </w:rPr>
        <w:t xml:space="preserve">C=T </w:t>
      </w:r>
      <w:r w:rsidRPr="00417958">
        <w:rPr>
          <w:rFonts w:ascii="楷体" w:eastAsia="楷体" w:hAnsi="楷体" w:cs="Times New Roman" w:hint="eastAsia"/>
          <w:kern w:val="2"/>
          <w:szCs w:val="24"/>
        </w:rPr>
        <w:t>，</w:t>
      </w:r>
      <w:r w:rsidRPr="00417958">
        <w:rPr>
          <w:rFonts w:ascii="楷体" w:eastAsia="楷体" w:hAnsi="楷体" w:cs="Times New Roman"/>
          <w:kern w:val="2"/>
          <w:szCs w:val="24"/>
        </w:rPr>
        <w:t>Cl=</w:t>
      </w:r>
      <w:r w:rsidRPr="00417958">
        <w:rPr>
          <w:rFonts w:ascii="楷体" w:eastAsia="楷体" w:hAnsi="楷体" w:cs="Times New Roman" w:hint="eastAsia"/>
          <w:kern w:val="2"/>
          <w:szCs w:val="24"/>
        </w:rPr>
        <w:t>0。将新样本C添加到</w:t>
      </w:r>
      <w:r w:rsidRPr="00417958">
        <w:rPr>
          <w:rFonts w:ascii="楷体" w:eastAsia="楷体" w:hAnsi="楷体" w:cs="Times New Roman"/>
          <w:kern w:val="2"/>
          <w:szCs w:val="24"/>
        </w:rPr>
        <w:t>Bl</w:t>
      </w:r>
      <w:r w:rsidRPr="00417958">
        <w:rPr>
          <w:rFonts w:ascii="楷体" w:eastAsia="楷体" w:hAnsi="楷体" w:cs="Times New Roman" w:hint="eastAsia"/>
          <w:kern w:val="2"/>
          <w:szCs w:val="24"/>
        </w:rPr>
        <w:t>中。</w:t>
      </w:r>
    </w:p>
    <w:p w14:paraId="7906A91D" w14:textId="77777777" w:rsidR="0032281E" w:rsidRPr="00F759FF" w:rsidRDefault="0032281E" w:rsidP="00E57851">
      <w:pPr>
        <w:pStyle w:val="07415"/>
        <w:numPr>
          <w:ilvl w:val="0"/>
          <w:numId w:val="20"/>
        </w:numPr>
        <w:ind w:left="0" w:firstLineChars="200" w:firstLine="480"/>
        <w:jc w:val="both"/>
        <w:rPr>
          <w:rFonts w:ascii="楷体" w:eastAsia="楷体" w:hAnsi="楷体" w:cs="Times New Roman"/>
          <w:kern w:val="2"/>
          <w:szCs w:val="24"/>
        </w:rPr>
      </w:pPr>
      <w:r w:rsidRPr="00417958">
        <w:rPr>
          <w:rFonts w:ascii="楷体" w:eastAsia="楷体" w:hAnsi="楷体" w:cs="Times New Roman" w:hint="eastAsia"/>
          <w:kern w:val="2"/>
          <w:szCs w:val="24"/>
        </w:rPr>
        <w:t>输出</w:t>
      </w:r>
      <w:r w:rsidRPr="00417958">
        <w:rPr>
          <w:rFonts w:ascii="楷体" w:eastAsia="楷体" w:hAnsi="楷体" w:cs="Times New Roman"/>
          <w:kern w:val="2"/>
          <w:szCs w:val="24"/>
        </w:rPr>
        <w:t>Bl</w:t>
      </w:r>
      <w:r w:rsidRPr="00417958">
        <w:rPr>
          <w:rFonts w:ascii="楷体" w:eastAsia="楷体" w:hAnsi="楷体" w:cs="Times New Roman" w:hint="eastAsia"/>
          <w:kern w:val="2"/>
          <w:szCs w:val="24"/>
        </w:rPr>
        <w:t>到标签l对应的二分类器中。从L中删除标签l，跳转到步骤1。</w:t>
      </w:r>
    </w:p>
    <w:p w14:paraId="0F92BD71" w14:textId="77777777" w:rsidR="00D465CA" w:rsidRDefault="00D465CA" w:rsidP="00D465CA">
      <w:pPr>
        <w:pStyle w:val="5"/>
      </w:pPr>
      <w:r>
        <w:rPr>
          <w:rFonts w:hint="eastAsia"/>
        </w:rPr>
        <w:t>语义分析模块</w:t>
      </w:r>
    </w:p>
    <w:p w14:paraId="0B7A4DEE" w14:textId="77777777" w:rsidR="00F759FF" w:rsidRPr="00417958" w:rsidRDefault="00F759FF" w:rsidP="00F759FF">
      <w:pPr>
        <w:pStyle w:val="07415"/>
        <w:ind w:firstLineChars="200" w:firstLine="480"/>
        <w:jc w:val="both"/>
        <w:rPr>
          <w:rFonts w:ascii="楷体" w:eastAsia="楷体" w:hAnsi="楷体" w:cs="Times New Roman"/>
          <w:kern w:val="2"/>
          <w:szCs w:val="24"/>
        </w:rPr>
      </w:pPr>
      <w:r w:rsidRPr="00417958">
        <w:rPr>
          <w:rFonts w:ascii="楷体" w:eastAsia="楷体" w:hAnsi="楷体" w:cs="Times New Roman" w:hint="eastAsia"/>
          <w:kern w:val="2"/>
          <w:szCs w:val="24"/>
        </w:rPr>
        <w:t>语义分析的目的是对整个文本集进行语义建模，从而挖掘出文本的潜在语义特征。更进一步，能够通过文本的语义信息对标签进行向量化建模，从而深度挖掘多标签之间的关联关系，提高多标签分类模型的效果。</w:t>
      </w:r>
    </w:p>
    <w:p w14:paraId="6E0C4793" w14:textId="77777777" w:rsidR="00F759FF" w:rsidRDefault="00F759FF" w:rsidP="00E57851">
      <w:pPr>
        <w:widowControl w:val="0"/>
        <w:numPr>
          <w:ilvl w:val="0"/>
          <w:numId w:val="22"/>
        </w:numPr>
        <w:spacing w:line="400" w:lineRule="exact"/>
        <w:ind w:left="0" w:firstLineChars="200" w:firstLine="480"/>
        <w:jc w:val="both"/>
        <w:rPr>
          <w:rFonts w:ascii="楷体" w:eastAsia="楷体" w:hAnsi="楷体"/>
          <w:sz w:val="24"/>
          <w:szCs w:val="24"/>
        </w:rPr>
      </w:pPr>
      <w:r w:rsidRPr="00417958">
        <w:rPr>
          <w:rFonts w:ascii="楷体" w:eastAsia="楷体" w:hAnsi="楷体" w:hint="eastAsia"/>
          <w:sz w:val="24"/>
          <w:szCs w:val="24"/>
        </w:rPr>
        <w:t>LDA</w:t>
      </w:r>
      <w:r>
        <w:rPr>
          <w:rFonts w:ascii="楷体" w:eastAsia="楷体" w:hAnsi="楷体" w:hint="eastAsia"/>
          <w:sz w:val="24"/>
          <w:szCs w:val="24"/>
        </w:rPr>
        <w:t>语义分析方法</w:t>
      </w:r>
    </w:p>
    <w:p w14:paraId="6822C15E" w14:textId="77777777" w:rsidR="00F759FF" w:rsidRPr="00417958" w:rsidRDefault="00F759FF" w:rsidP="00F759FF">
      <w:pPr>
        <w:spacing w:line="400" w:lineRule="exact"/>
        <w:ind w:firstLineChars="200" w:firstLine="480"/>
        <w:rPr>
          <w:rFonts w:ascii="楷体" w:eastAsia="楷体" w:hAnsi="楷体"/>
          <w:sz w:val="24"/>
          <w:szCs w:val="24"/>
        </w:rPr>
      </w:pPr>
      <w:r w:rsidRPr="00A94381">
        <w:rPr>
          <w:rFonts w:ascii="楷体" w:eastAsia="楷体" w:hAnsi="楷体" w:hint="eastAsia"/>
          <w:sz w:val="24"/>
          <w:szCs w:val="24"/>
        </w:rPr>
        <w:t>本模块选用</w:t>
      </w:r>
      <w:r w:rsidRPr="00A94381">
        <w:rPr>
          <w:rFonts w:ascii="楷体" w:eastAsia="楷体" w:hAnsi="楷体"/>
          <w:sz w:val="24"/>
          <w:szCs w:val="24"/>
        </w:rPr>
        <w:t>LDA</w:t>
      </w:r>
      <w:r w:rsidRPr="00A94381">
        <w:rPr>
          <w:rFonts w:ascii="楷体" w:eastAsia="楷体" w:hAnsi="楷体" w:hint="eastAsia"/>
          <w:sz w:val="24"/>
          <w:szCs w:val="24"/>
        </w:rPr>
        <w:t>作为</w:t>
      </w:r>
      <w:r w:rsidRPr="00A94381">
        <w:rPr>
          <w:rFonts w:ascii="楷体" w:eastAsia="楷体" w:hAnsi="楷体"/>
          <w:sz w:val="24"/>
          <w:szCs w:val="24"/>
        </w:rPr>
        <w:t>语义分析</w:t>
      </w:r>
      <w:r w:rsidRPr="00A94381">
        <w:rPr>
          <w:rFonts w:ascii="楷体" w:eastAsia="楷体" w:hAnsi="楷体" w:hint="eastAsia"/>
          <w:sz w:val="24"/>
          <w:szCs w:val="24"/>
        </w:rPr>
        <w:t>模型，并</w:t>
      </w:r>
      <w:r w:rsidRPr="00A94381">
        <w:rPr>
          <w:rFonts w:ascii="楷体" w:eastAsia="楷体" w:hAnsi="楷体"/>
          <w:sz w:val="24"/>
          <w:szCs w:val="24"/>
        </w:rPr>
        <w:t>对原模型做了改进，</w:t>
      </w:r>
      <w:r w:rsidRPr="00A94381">
        <w:rPr>
          <w:rFonts w:ascii="楷体" w:eastAsia="楷体" w:hAnsi="楷体" w:hint="eastAsia"/>
          <w:sz w:val="24"/>
          <w:szCs w:val="24"/>
        </w:rPr>
        <w:t>就</w:t>
      </w:r>
      <w:r w:rsidRPr="00A94381">
        <w:rPr>
          <w:rFonts w:ascii="楷体" w:eastAsia="楷体" w:hAnsi="楷体"/>
          <w:sz w:val="24"/>
          <w:szCs w:val="24"/>
        </w:rPr>
        <w:t>是</w:t>
      </w:r>
      <w:r w:rsidRPr="00A94381">
        <w:rPr>
          <w:rFonts w:ascii="楷体" w:eastAsia="楷体" w:hAnsi="楷体" w:hint="eastAsia"/>
          <w:sz w:val="24"/>
          <w:szCs w:val="24"/>
        </w:rPr>
        <w:t>对</w:t>
      </w:r>
      <w:r w:rsidRPr="00A94381">
        <w:rPr>
          <w:rFonts w:ascii="楷体" w:eastAsia="楷体" w:hAnsi="楷体"/>
          <w:sz w:val="24"/>
          <w:szCs w:val="24"/>
        </w:rPr>
        <w:t>LDA收敛边界的自动识别</w:t>
      </w:r>
      <w:r w:rsidRPr="00A94381">
        <w:rPr>
          <w:rFonts w:ascii="楷体" w:eastAsia="楷体" w:hAnsi="楷体" w:hint="eastAsia"/>
          <w:sz w:val="24"/>
          <w:szCs w:val="24"/>
        </w:rPr>
        <w:t>。</w:t>
      </w:r>
    </w:p>
    <w:p w14:paraId="186133CE" w14:textId="29700973" w:rsidR="00F759FF" w:rsidRPr="009D257D" w:rsidRDefault="00F759FF" w:rsidP="00F759FF">
      <w:pPr>
        <w:spacing w:line="400" w:lineRule="exact"/>
        <w:ind w:firstLineChars="200" w:firstLine="480"/>
        <w:rPr>
          <w:rFonts w:eastAsia="楷体"/>
          <w:sz w:val="24"/>
        </w:rPr>
      </w:pPr>
      <w:r w:rsidRPr="009D257D">
        <w:rPr>
          <w:rFonts w:eastAsia="楷体"/>
          <w:sz w:val="24"/>
        </w:rPr>
        <w:t>Gibbs</w:t>
      </w:r>
      <w:r w:rsidRPr="009D257D">
        <w:rPr>
          <w:rFonts w:eastAsia="楷体"/>
          <w:sz w:val="24"/>
        </w:rPr>
        <w:t>抽样</w:t>
      </w:r>
      <w:r w:rsidRPr="009D257D">
        <w:rPr>
          <w:rFonts w:eastAsia="楷体" w:hint="eastAsia"/>
          <w:sz w:val="24"/>
        </w:rPr>
        <w:t>是主流的</w:t>
      </w:r>
      <w:r w:rsidRPr="009D257D">
        <w:rPr>
          <w:rFonts w:eastAsia="楷体"/>
          <w:sz w:val="24"/>
        </w:rPr>
        <w:t>LDA</w:t>
      </w:r>
      <w:r w:rsidRPr="009D257D">
        <w:rPr>
          <w:rFonts w:eastAsia="楷体"/>
          <w:sz w:val="24"/>
        </w:rPr>
        <w:t>参数求解方法。</w:t>
      </w:r>
      <w:r w:rsidRPr="009D257D">
        <w:rPr>
          <w:rFonts w:eastAsia="楷体"/>
          <w:sz w:val="24"/>
        </w:rPr>
        <w:t>Gibbs</w:t>
      </w:r>
      <w:r w:rsidR="001C2F2B">
        <w:rPr>
          <w:rFonts w:eastAsia="楷体"/>
          <w:sz w:val="24"/>
        </w:rPr>
        <w:t>抽样以马尔科夫链的收敛性为基本原理</w:t>
      </w:r>
      <w:r w:rsidRPr="009D257D">
        <w:rPr>
          <w:rFonts w:eastAsia="楷体"/>
          <w:sz w:val="24"/>
        </w:rPr>
        <w:t>，每次对联合分布的其中一个分量进行抽样，剔除此分量重新计算联合分布并根据新分布求解此分量的值，对这个过程循环可得到最终的联合分布。</w:t>
      </w:r>
      <w:r w:rsidRPr="009D257D">
        <w:rPr>
          <w:rFonts w:eastAsia="楷体"/>
          <w:sz w:val="24"/>
        </w:rPr>
        <w:t>Gibbs</w:t>
      </w:r>
      <w:r w:rsidRPr="009D257D">
        <w:rPr>
          <w:rFonts w:eastAsia="楷体"/>
          <w:sz w:val="24"/>
        </w:rPr>
        <w:t>在复杂环境下的求解十分简单，但存在的问题是收敛条件不好判断。针对此问题，本文提出一种基于文本困惑度指标的收敛边界识别方法。困惑度</w:t>
      </w:r>
      <w:r w:rsidRPr="009D257D">
        <w:rPr>
          <w:rFonts w:eastAsia="楷体"/>
          <w:sz w:val="24"/>
        </w:rPr>
        <w:t>(perplexity</w:t>
      </w:r>
      <w:r w:rsidRPr="009D257D">
        <w:rPr>
          <w:rFonts w:eastAsia="楷体" w:hint="eastAsia"/>
          <w:sz w:val="24"/>
        </w:rPr>
        <w:t>，</w:t>
      </w:r>
      <w:r w:rsidRPr="009D257D">
        <w:rPr>
          <w:rFonts w:eastAsia="楷体" w:hint="eastAsia"/>
          <w:sz w:val="24"/>
        </w:rPr>
        <w:t>PP</w:t>
      </w:r>
      <w:r w:rsidRPr="009D257D">
        <w:rPr>
          <w:rFonts w:eastAsia="楷体"/>
          <w:sz w:val="24"/>
        </w:rPr>
        <w:t>)</w:t>
      </w:r>
      <w:r w:rsidRPr="009D257D">
        <w:rPr>
          <w:rFonts w:eastAsia="楷体"/>
          <w:sz w:val="24"/>
        </w:rPr>
        <w:t>作</w:t>
      </w:r>
      <w:r w:rsidRPr="009D257D">
        <w:rPr>
          <w:rFonts w:eastAsia="楷体" w:hint="eastAsia"/>
          <w:sz w:val="24"/>
        </w:rPr>
        <w:t>为</w:t>
      </w:r>
      <w:r w:rsidRPr="009D257D">
        <w:rPr>
          <w:rFonts w:eastAsia="楷体"/>
          <w:sz w:val="24"/>
        </w:rPr>
        <w:t>语言模型中常用的评价指标可以用来衡量模型对现有文档集的拟合程</w:t>
      </w:r>
      <w:r w:rsidRPr="009D257D">
        <w:rPr>
          <w:rFonts w:eastAsia="楷体" w:hint="eastAsia"/>
          <w:sz w:val="24"/>
        </w:rPr>
        <w:t>度，具体公式如下：</w:t>
      </w:r>
    </w:p>
    <w:p w14:paraId="640D1497" w14:textId="77777777" w:rsidR="00F759FF" w:rsidRPr="009D257D" w:rsidRDefault="00F759FF" w:rsidP="00F759FF">
      <w:pPr>
        <w:ind w:firstLineChars="200" w:firstLine="480"/>
        <w:jc w:val="center"/>
        <w:rPr>
          <w:rFonts w:ascii="宋体" w:eastAsia="楷体" w:hAnsi="宋体" w:cs="宋体"/>
          <w:kern w:val="0"/>
          <w:sz w:val="24"/>
          <w:szCs w:val="24"/>
        </w:rPr>
      </w:pPr>
      <w:r w:rsidRPr="009D257D">
        <w:rPr>
          <w:rFonts w:ascii="宋体" w:eastAsia="楷体" w:hAnsi="宋体" w:cs="宋体"/>
          <w:noProof/>
          <w:kern w:val="0"/>
          <w:sz w:val="24"/>
          <w:szCs w:val="24"/>
        </w:rPr>
        <w:drawing>
          <wp:inline distT="0" distB="0" distL="0" distR="0" wp14:anchorId="1FB0455A" wp14:editId="48615327">
            <wp:extent cx="1733550" cy="354965"/>
            <wp:effectExtent l="0" t="0" r="0" b="6985"/>
            <wp:docPr id="24" name="图片 24" descr="C:\Users\Gsy\AppData\Roaming\Tencent\Users\835373492\QQ\WinTemp\RichOle\9P}J%DW2B]{M8QEMSN(JH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Users\Gsy\AppData\Roaming\Tencent\Users\835373492\QQ\WinTemp\RichOle\9P}J%DW2B]{M8QEMSN(JHP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33550" cy="354965"/>
                    </a:xfrm>
                    <a:prstGeom prst="rect">
                      <a:avLst/>
                    </a:prstGeom>
                    <a:noFill/>
                    <a:ln>
                      <a:noFill/>
                    </a:ln>
                  </pic:spPr>
                </pic:pic>
              </a:graphicData>
            </a:graphic>
          </wp:inline>
        </w:drawing>
      </w:r>
    </w:p>
    <w:p w14:paraId="64DBCBE1" w14:textId="77777777" w:rsidR="00F759FF" w:rsidRPr="009D257D" w:rsidRDefault="00F759FF" w:rsidP="00F759FF">
      <w:pPr>
        <w:spacing w:line="400" w:lineRule="exact"/>
        <w:ind w:firstLineChars="200" w:firstLine="480"/>
        <w:rPr>
          <w:rFonts w:eastAsia="楷体"/>
          <w:sz w:val="24"/>
        </w:rPr>
      </w:pPr>
      <w:r w:rsidRPr="009D257D">
        <w:rPr>
          <w:rFonts w:ascii="宋体" w:eastAsia="楷体" w:hAnsi="宋体" w:cs="宋体" w:hint="eastAsia"/>
          <w:sz w:val="24"/>
        </w:rPr>
        <w:t>其中，</w:t>
      </w:r>
      <m:oMath>
        <m:r>
          <w:rPr>
            <w:rFonts w:ascii="Cambria Math" w:hAnsi="Cambria Math" w:cs="宋体"/>
            <w:szCs w:val="24"/>
          </w:rPr>
          <m:t>p(w)</m:t>
        </m:r>
      </m:oMath>
      <w:r w:rsidRPr="009D257D">
        <w:rPr>
          <w:rFonts w:ascii="宋体" w:eastAsia="楷体" w:hAnsi="宋体" w:cs="宋体" w:hint="eastAsia"/>
          <w:sz w:val="24"/>
        </w:rPr>
        <w:t>代表文档集中出现的每一个词在语言模型下出现的概率，分母</w:t>
      </w:r>
      <w:r w:rsidRPr="009D257D">
        <w:rPr>
          <w:rFonts w:ascii="宋体" w:eastAsia="楷体" w:hAnsi="宋体" w:cs="宋体" w:hint="eastAsia"/>
          <w:sz w:val="24"/>
        </w:rPr>
        <w:t>N</w:t>
      </w:r>
      <w:r w:rsidRPr="009D257D">
        <w:rPr>
          <w:rFonts w:ascii="宋体" w:eastAsia="楷体" w:hAnsi="宋体" w:cs="宋体" w:hint="eastAsia"/>
          <w:sz w:val="24"/>
        </w:rPr>
        <w:t>是文档集中的总词数。困惑度是语言模型中较为权威的衡量指标，</w:t>
      </w:r>
      <w:r w:rsidRPr="009D257D">
        <w:rPr>
          <w:rFonts w:ascii="宋体" w:eastAsia="楷体" w:hAnsi="宋体" w:cs="宋体" w:hint="eastAsia"/>
          <w:sz w:val="24"/>
        </w:rPr>
        <w:t xml:space="preserve"> </w:t>
      </w:r>
      <w:r w:rsidRPr="009D257D">
        <w:rPr>
          <w:rFonts w:eastAsia="楷体"/>
          <w:sz w:val="24"/>
        </w:rPr>
        <w:t>LDA</w:t>
      </w:r>
      <w:r w:rsidRPr="009D257D">
        <w:rPr>
          <w:rFonts w:eastAsia="楷体"/>
          <w:sz w:val="24"/>
        </w:rPr>
        <w:t>训练的目标也是为了使模型拥有一个最小的困惑度，因此可以通过困惑度值的变化来判断</w:t>
      </w:r>
      <w:r w:rsidRPr="009D257D">
        <w:rPr>
          <w:rFonts w:eastAsia="楷体"/>
          <w:sz w:val="24"/>
        </w:rPr>
        <w:t>LDA</w:t>
      </w:r>
      <w:r w:rsidRPr="009D257D">
        <w:rPr>
          <w:rFonts w:eastAsia="楷体"/>
          <w:sz w:val="24"/>
        </w:rPr>
        <w:t>的收敛情况。</w:t>
      </w:r>
      <w:r w:rsidRPr="009D257D">
        <w:rPr>
          <w:rFonts w:eastAsia="楷体" w:hint="eastAsia"/>
          <w:sz w:val="24"/>
        </w:rPr>
        <w:t>具体步骤如下：</w:t>
      </w:r>
    </w:p>
    <w:p w14:paraId="5F296D93" w14:textId="77777777" w:rsidR="00F759FF" w:rsidRPr="009D257D" w:rsidRDefault="00F759FF" w:rsidP="00E57851">
      <w:pPr>
        <w:numPr>
          <w:ilvl w:val="0"/>
          <w:numId w:val="23"/>
        </w:numPr>
        <w:spacing w:line="400" w:lineRule="exact"/>
        <w:ind w:left="0" w:firstLineChars="200" w:firstLine="480"/>
        <w:jc w:val="both"/>
        <w:rPr>
          <w:rFonts w:eastAsia="楷体"/>
          <w:sz w:val="24"/>
        </w:rPr>
      </w:pPr>
      <w:r w:rsidRPr="009D257D">
        <w:rPr>
          <w:rFonts w:eastAsia="楷体"/>
          <w:sz w:val="24"/>
        </w:rPr>
        <w:t>对文档集中所有词</w:t>
      </w:r>
      <w:r w:rsidRPr="009D257D">
        <w:rPr>
          <w:rFonts w:eastAsia="楷体"/>
          <w:sz w:val="24"/>
        </w:rPr>
        <w:t>w</w:t>
      </w:r>
      <w:r w:rsidRPr="009D257D">
        <w:rPr>
          <w:rFonts w:eastAsia="楷体"/>
          <w:sz w:val="24"/>
        </w:rPr>
        <w:t>随机初始化主题，同时计算对应的文档</w:t>
      </w:r>
      <w:r w:rsidRPr="009D257D">
        <w:rPr>
          <w:rFonts w:eastAsia="楷体"/>
          <w:sz w:val="24"/>
        </w:rPr>
        <w:t>-</w:t>
      </w:r>
      <w:r w:rsidRPr="009D257D">
        <w:rPr>
          <w:rFonts w:eastAsia="楷体"/>
          <w:sz w:val="24"/>
        </w:rPr>
        <w:t>主题分布</w:t>
      </w:r>
      <w:r w:rsidRPr="009D257D">
        <w:rPr>
          <w:rFonts w:eastAsia="楷体"/>
          <w:sz w:val="24"/>
        </w:rPr>
        <w:t>U</w:t>
      </w:r>
      <w:r w:rsidRPr="009D257D">
        <w:rPr>
          <w:rFonts w:eastAsia="楷体"/>
          <w:sz w:val="24"/>
        </w:rPr>
        <w:t>和主题</w:t>
      </w:r>
      <w:r w:rsidRPr="009D257D">
        <w:rPr>
          <w:rFonts w:eastAsia="楷体"/>
          <w:sz w:val="24"/>
        </w:rPr>
        <w:t>-</w:t>
      </w:r>
      <w:r w:rsidRPr="009D257D">
        <w:rPr>
          <w:rFonts w:eastAsia="楷体"/>
          <w:sz w:val="24"/>
        </w:rPr>
        <w:t>词分布</w:t>
      </w:r>
      <w:r w:rsidRPr="009D257D">
        <w:rPr>
          <w:rFonts w:eastAsia="楷体"/>
          <w:sz w:val="24"/>
        </w:rPr>
        <w:t>V</w:t>
      </w:r>
      <w:r w:rsidRPr="009D257D">
        <w:rPr>
          <w:rFonts w:eastAsia="楷体"/>
          <w:sz w:val="24"/>
        </w:rPr>
        <w:t>。</w:t>
      </w:r>
    </w:p>
    <w:p w14:paraId="535D7D63" w14:textId="77777777" w:rsidR="00F759FF" w:rsidRPr="009D257D" w:rsidRDefault="00F759FF" w:rsidP="00E57851">
      <w:pPr>
        <w:numPr>
          <w:ilvl w:val="0"/>
          <w:numId w:val="23"/>
        </w:numPr>
        <w:spacing w:line="400" w:lineRule="exact"/>
        <w:ind w:left="0" w:firstLineChars="200" w:firstLine="480"/>
        <w:jc w:val="both"/>
        <w:rPr>
          <w:rFonts w:eastAsia="楷体"/>
          <w:sz w:val="24"/>
        </w:rPr>
      </w:pPr>
      <w:r w:rsidRPr="009D257D">
        <w:rPr>
          <w:rFonts w:eastAsia="楷体" w:hint="eastAsia"/>
          <w:sz w:val="24"/>
        </w:rPr>
        <w:t>对于所有</w:t>
      </w:r>
      <m:oMath>
        <m:r>
          <m:rPr>
            <m:sty m:val="p"/>
          </m:rPr>
          <w:rPr>
            <w:rFonts w:ascii="Cambria Math" w:hAnsi="Cambria Math" w:hint="eastAsia"/>
          </w:rPr>
          <m:t>w</m:t>
        </m:r>
        <m:r>
          <m:rPr>
            <m:sty m:val="p"/>
          </m:rPr>
          <w:rPr>
            <w:rFonts w:ascii="Cambria Math" w:hAnsi="Cambria Math"/>
          </w:rPr>
          <m:t>∈</m:t>
        </m:r>
        <m:r>
          <m:rPr>
            <m:sty m:val="p"/>
          </m:rPr>
          <w:rPr>
            <w:rFonts w:ascii="Cambria Math" w:hAnsi="Cambria Math" w:hint="eastAsia"/>
          </w:rPr>
          <m:t>d,d</m:t>
        </m:r>
        <m:r>
          <m:rPr>
            <m:sty m:val="p"/>
          </m:rPr>
          <w:rPr>
            <w:rFonts w:ascii="Cambria Math" w:hAnsi="Cambria Math"/>
          </w:rPr>
          <m:t>∈</m:t>
        </m:r>
        <m:r>
          <m:rPr>
            <m:sty m:val="p"/>
          </m:rPr>
          <w:rPr>
            <w:rFonts w:ascii="Cambria Math" w:hAnsi="Cambria Math" w:hint="eastAsia"/>
          </w:rPr>
          <m:t>D</m:t>
        </m:r>
      </m:oMath>
      <w:r w:rsidRPr="009D257D">
        <w:rPr>
          <w:rFonts w:eastAsia="楷体" w:hint="eastAsia"/>
          <w:sz w:val="24"/>
        </w:rPr>
        <w:t>(D</w:t>
      </w:r>
      <w:r w:rsidRPr="009D257D">
        <w:rPr>
          <w:rFonts w:eastAsia="楷体" w:hint="eastAsia"/>
          <w:sz w:val="24"/>
        </w:rPr>
        <w:t>代表训练文档集</w:t>
      </w:r>
      <w:r w:rsidRPr="009D257D">
        <w:rPr>
          <w:rFonts w:eastAsia="楷体" w:hint="eastAsia"/>
          <w:sz w:val="24"/>
        </w:rPr>
        <w:t>)</w:t>
      </w:r>
      <w:r w:rsidRPr="009D257D">
        <w:rPr>
          <w:rFonts w:eastAsia="楷体"/>
          <w:sz w:val="24"/>
        </w:rPr>
        <w:t>,</w:t>
      </w:r>
      <w:r w:rsidRPr="009D257D">
        <w:rPr>
          <w:rFonts w:eastAsia="楷体" w:hint="eastAsia"/>
          <w:sz w:val="24"/>
        </w:rPr>
        <w:t>将</w:t>
      </w:r>
      <w:r w:rsidRPr="009D257D">
        <w:rPr>
          <w:rFonts w:eastAsia="楷体" w:hint="eastAsia"/>
          <w:sz w:val="24"/>
        </w:rPr>
        <w:t>w</w:t>
      </w:r>
      <w:r w:rsidRPr="009D257D">
        <w:rPr>
          <w:rFonts w:eastAsia="楷体" w:hint="eastAsia"/>
          <w:sz w:val="24"/>
        </w:rPr>
        <w:t>抽离文档集，更新</w:t>
      </w:r>
      <w:r w:rsidRPr="009D257D">
        <w:rPr>
          <w:rFonts w:eastAsia="楷体" w:hint="eastAsia"/>
          <w:sz w:val="24"/>
        </w:rPr>
        <w:t>U</w:t>
      </w:r>
      <w:r w:rsidRPr="009D257D">
        <w:rPr>
          <w:rFonts w:eastAsia="楷体" w:hint="eastAsia"/>
          <w:sz w:val="24"/>
        </w:rPr>
        <w:t>和</w:t>
      </w:r>
      <w:r w:rsidRPr="009D257D">
        <w:rPr>
          <w:rFonts w:eastAsia="楷体" w:hint="eastAsia"/>
          <w:sz w:val="24"/>
        </w:rPr>
        <w:t>V</w:t>
      </w:r>
      <w:r w:rsidRPr="009D257D">
        <w:rPr>
          <w:rFonts w:eastAsia="楷体" w:hint="eastAsia"/>
          <w:sz w:val="24"/>
        </w:rPr>
        <w:t>两个分布。同时根据</w:t>
      </w:r>
      <w:r w:rsidRPr="009D257D">
        <w:rPr>
          <w:rFonts w:eastAsia="楷体" w:hint="eastAsia"/>
          <w:sz w:val="24"/>
        </w:rPr>
        <w:t>U</w:t>
      </w:r>
      <w:r w:rsidRPr="009D257D">
        <w:rPr>
          <w:rFonts w:eastAsia="楷体" w:hint="eastAsia"/>
          <w:sz w:val="24"/>
        </w:rPr>
        <w:t>，</w:t>
      </w:r>
      <w:r w:rsidRPr="009D257D">
        <w:rPr>
          <w:rFonts w:eastAsia="楷体" w:hint="eastAsia"/>
          <w:sz w:val="24"/>
        </w:rPr>
        <w:t>V</w:t>
      </w:r>
      <w:r w:rsidRPr="009D257D">
        <w:rPr>
          <w:rFonts w:eastAsia="楷体" w:hint="eastAsia"/>
          <w:sz w:val="24"/>
        </w:rPr>
        <w:t>按如下公式给</w:t>
      </w:r>
      <w:r w:rsidRPr="009D257D">
        <w:rPr>
          <w:rFonts w:eastAsia="楷体" w:hint="eastAsia"/>
          <w:sz w:val="24"/>
        </w:rPr>
        <w:t>w</w:t>
      </w:r>
      <w:r w:rsidRPr="009D257D">
        <w:rPr>
          <w:rFonts w:eastAsia="楷体" w:hint="eastAsia"/>
          <w:sz w:val="24"/>
        </w:rPr>
        <w:t>分配主题</w:t>
      </w:r>
      <w:r w:rsidRPr="009D257D">
        <w:rPr>
          <w:rFonts w:eastAsia="楷体" w:hint="eastAsia"/>
          <w:sz w:val="24"/>
        </w:rPr>
        <w:t>,</w:t>
      </w:r>
      <w:r w:rsidRPr="009D257D">
        <w:rPr>
          <w:rFonts w:eastAsia="楷体" w:hint="eastAsia"/>
          <w:sz w:val="24"/>
        </w:rPr>
        <w:t>其中</w:t>
      </w:r>
      <m:oMath>
        <m:r>
          <w:rPr>
            <w:rFonts w:ascii="Cambria Math" w:hAnsi="Cambria Math"/>
          </w:rPr>
          <m:t>Z</m:t>
        </m:r>
      </m:oMath>
      <w:r w:rsidRPr="009D257D">
        <w:rPr>
          <w:rFonts w:eastAsia="楷体" w:hint="eastAsia"/>
          <w:sz w:val="24"/>
        </w:rPr>
        <w:t>代表所有主题的集合。</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e>
            <m:r>
              <w:rPr>
                <w:rFonts w:ascii="Cambria Math" w:hAnsi="Cambria Math"/>
              </w:rPr>
              <m:t>d</m:t>
            </m:r>
          </m:e>
        </m:d>
      </m:oMath>
      <w:r w:rsidRPr="009D257D">
        <w:rPr>
          <w:rFonts w:eastAsia="楷体" w:hint="eastAsia"/>
          <w:sz w:val="24"/>
        </w:rPr>
        <w:t>和</w:t>
      </w:r>
      <m:oMath>
        <m:r>
          <w:rPr>
            <w:rFonts w:ascii="Cambria Math" w:hAnsi="Cambria Math"/>
          </w:rPr>
          <m:t>p</m:t>
        </m:r>
        <m:d>
          <m:dPr>
            <m:ctrlPr>
              <w:rPr>
                <w:rFonts w:ascii="Cambria Math" w:hAnsi="Cambria Math"/>
                <w:i/>
              </w:rPr>
            </m:ctrlPr>
          </m:dPr>
          <m:e>
            <m:r>
              <w:rPr>
                <w:rFonts w:ascii="Cambria Math" w:hAnsi="Cambria Math"/>
              </w:rPr>
              <m:t>w</m:t>
            </m:r>
          </m:e>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9D257D">
        <w:rPr>
          <w:rFonts w:eastAsia="楷体" w:hint="eastAsia"/>
          <w:sz w:val="24"/>
        </w:rPr>
        <w:t>可以通过</w:t>
      </w:r>
      <w:r w:rsidRPr="009D257D">
        <w:rPr>
          <w:rFonts w:eastAsia="楷体" w:hint="eastAsia"/>
          <w:sz w:val="24"/>
        </w:rPr>
        <w:t>U</w:t>
      </w:r>
      <w:r w:rsidRPr="009D257D">
        <w:rPr>
          <w:rFonts w:eastAsia="楷体" w:hint="eastAsia"/>
          <w:sz w:val="24"/>
        </w:rPr>
        <w:t>和</w:t>
      </w:r>
      <w:r w:rsidRPr="009D257D">
        <w:rPr>
          <w:rFonts w:eastAsia="楷体" w:hint="eastAsia"/>
          <w:sz w:val="24"/>
        </w:rPr>
        <w:t>V</w:t>
      </w:r>
      <w:r w:rsidRPr="009D257D">
        <w:rPr>
          <w:rFonts w:eastAsia="楷体" w:hint="eastAsia"/>
          <w:sz w:val="24"/>
        </w:rPr>
        <w:t>获取。</w:t>
      </w:r>
    </w:p>
    <w:p w14:paraId="44A028C3" w14:textId="77777777" w:rsidR="00F759FF" w:rsidRPr="009D257D" w:rsidRDefault="00F759FF" w:rsidP="00F759FF">
      <w:pPr>
        <w:ind w:firstLineChars="200" w:firstLine="480"/>
        <w:jc w:val="center"/>
        <w:rPr>
          <w:rFonts w:ascii="宋体" w:eastAsia="楷体" w:hAnsi="宋体" w:cs="宋体"/>
          <w:kern w:val="0"/>
          <w:sz w:val="24"/>
          <w:szCs w:val="24"/>
        </w:rPr>
      </w:pPr>
      <w:r w:rsidRPr="009D257D">
        <w:rPr>
          <w:rFonts w:ascii="宋体" w:eastAsia="楷体" w:hAnsi="宋体" w:cs="宋体"/>
          <w:noProof/>
          <w:kern w:val="0"/>
          <w:sz w:val="24"/>
          <w:szCs w:val="24"/>
        </w:rPr>
        <w:drawing>
          <wp:inline distT="0" distB="0" distL="0" distR="0" wp14:anchorId="58BFE79E" wp14:editId="55257A2E">
            <wp:extent cx="1931035" cy="416560"/>
            <wp:effectExtent l="0" t="0" r="0" b="2540"/>
            <wp:docPr id="23" name="图片 23" descr="C:\Users\Gsy\AppData\Roaming\Tencent\Users\835373492\QQ\WinTemp\RichOle\V@ZTY`UV(4]N(EGINMS(U3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C:\Users\Gsy\AppData\Roaming\Tencent\Users\835373492\QQ\WinTemp\RichOle\V@ZTY`UV(4]N(EGINMS(U3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1035" cy="416560"/>
                    </a:xfrm>
                    <a:prstGeom prst="rect">
                      <a:avLst/>
                    </a:prstGeom>
                    <a:noFill/>
                    <a:ln>
                      <a:noFill/>
                    </a:ln>
                  </pic:spPr>
                </pic:pic>
              </a:graphicData>
            </a:graphic>
          </wp:inline>
        </w:drawing>
      </w:r>
    </w:p>
    <w:p w14:paraId="4F48ACF6" w14:textId="77777777" w:rsidR="00F759FF" w:rsidRPr="009D257D" w:rsidRDefault="00F759FF" w:rsidP="00E57851">
      <w:pPr>
        <w:numPr>
          <w:ilvl w:val="0"/>
          <w:numId w:val="23"/>
        </w:numPr>
        <w:spacing w:line="400" w:lineRule="exact"/>
        <w:ind w:left="0" w:firstLineChars="200" w:firstLine="480"/>
        <w:jc w:val="both"/>
        <w:rPr>
          <w:rFonts w:eastAsia="楷体"/>
          <w:sz w:val="24"/>
        </w:rPr>
      </w:pPr>
      <w:r w:rsidRPr="009D257D">
        <w:rPr>
          <w:rFonts w:eastAsia="楷体" w:hint="eastAsia"/>
          <w:sz w:val="24"/>
        </w:rPr>
        <w:lastRenderedPageBreak/>
        <w:t>计算困惑度</w:t>
      </w:r>
      <m:oMath>
        <m:r>
          <w:rPr>
            <w:rFonts w:ascii="Cambria Math" w:hAnsi="Cambria Math"/>
          </w:rPr>
          <m:t>pp</m:t>
        </m:r>
      </m:oMath>
      <w:r w:rsidRPr="009D257D">
        <w:rPr>
          <w:rFonts w:eastAsia="楷体" w:hint="eastAsia"/>
          <w:sz w:val="24"/>
        </w:rPr>
        <w:t>，同时计算困惑度提升速度：</w:t>
      </w:r>
      <m:oMath>
        <m:r>
          <m:rPr>
            <m:sty m:val="p"/>
          </m:rPr>
          <w:rPr>
            <w:rFonts w:ascii="Cambria Math" w:hAnsi="Cambria Math" w:hint="eastAsia"/>
          </w:rPr>
          <m:t>promot=</m:t>
        </m:r>
        <m:r>
          <m:rPr>
            <m:sty m:val="p"/>
          </m:rP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pp</m:t>
                </m:r>
              </m:e>
              <m:sub>
                <m:r>
                  <w:rPr>
                    <w:rFonts w:ascii="Cambria Math" w:hAnsi="Cambria Math"/>
                  </w:rPr>
                  <m:t>last</m:t>
                </m:r>
              </m:sub>
            </m:sSub>
            <m:r>
              <w:rPr>
                <w:rFonts w:ascii="Cambria Math" w:hAnsi="Cambria Math"/>
              </w:rPr>
              <m:t>-pp</m:t>
            </m:r>
          </m:num>
          <m:den>
            <m:sSub>
              <m:sSubPr>
                <m:ctrlPr>
                  <w:rPr>
                    <w:rFonts w:ascii="Cambria Math" w:hAnsi="Cambria Math"/>
                    <w:i/>
                  </w:rPr>
                </m:ctrlPr>
              </m:sSubPr>
              <m:e>
                <m:r>
                  <w:rPr>
                    <w:rFonts w:ascii="Cambria Math" w:hAnsi="Cambria Math"/>
                  </w:rPr>
                  <m:t>pp</m:t>
                </m:r>
              </m:e>
              <m:sub>
                <m:r>
                  <w:rPr>
                    <w:rFonts w:ascii="Cambria Math" w:hAnsi="Cambria Math"/>
                  </w:rPr>
                  <m:t>last</m:t>
                </m:r>
              </m:sub>
            </m:sSub>
          </m:den>
        </m:f>
      </m:oMath>
      <w:r w:rsidRPr="009D257D">
        <w:rPr>
          <w:rFonts w:eastAsia="楷体" w:hint="eastAsia"/>
          <w:sz w:val="24"/>
        </w:rPr>
        <w:t>。如果提升速度小于阈值</w:t>
      </w:r>
      <w:r w:rsidRPr="009D257D">
        <w:rPr>
          <w:rFonts w:eastAsia="楷体"/>
          <w:sz w:val="24"/>
        </w:rPr>
        <w:t>λ</w:t>
      </w:r>
      <w:r w:rsidRPr="009D257D">
        <w:rPr>
          <w:rFonts w:eastAsia="楷体" w:hint="eastAsia"/>
          <w:sz w:val="24"/>
        </w:rPr>
        <w:t>，则</w:t>
      </w:r>
      <w:r w:rsidRPr="009D257D">
        <w:rPr>
          <w:rFonts w:eastAsia="楷体" w:hint="eastAsia"/>
          <w:sz w:val="24"/>
        </w:rPr>
        <w:t>LDA</w:t>
      </w:r>
      <w:r w:rsidRPr="009D257D">
        <w:rPr>
          <w:rFonts w:eastAsia="楷体" w:hint="eastAsia"/>
          <w:sz w:val="24"/>
        </w:rPr>
        <w:t>模型已经收敛，输出结果。若仍大于阈值，则更新</w:t>
      </w:r>
      <m:oMath>
        <m:sSub>
          <m:sSubPr>
            <m:ctrlPr>
              <w:rPr>
                <w:rFonts w:ascii="Cambria Math" w:hAnsi="Cambria Math"/>
                <w:i/>
              </w:rPr>
            </m:ctrlPr>
          </m:sSubPr>
          <m:e>
            <m:r>
              <w:rPr>
                <w:rFonts w:ascii="Cambria Math" w:hAnsi="Cambria Math"/>
              </w:rPr>
              <m:t>pp</m:t>
            </m:r>
          </m:e>
          <m:sub>
            <m:r>
              <w:rPr>
                <w:rFonts w:ascii="Cambria Math" w:hAnsi="Cambria Math"/>
              </w:rPr>
              <m:t>last</m:t>
            </m:r>
          </m:sub>
        </m:sSub>
        <m:r>
          <w:rPr>
            <w:rFonts w:ascii="Cambria Math" w:hAnsi="Cambria Math" w:hint="eastAsia"/>
          </w:rPr>
          <m:t>=pp</m:t>
        </m:r>
      </m:oMath>
      <w:r w:rsidRPr="009D257D">
        <w:rPr>
          <w:rFonts w:eastAsia="楷体" w:hint="eastAsia"/>
          <w:sz w:val="24"/>
        </w:rPr>
        <w:t>并跳转至步骤</w:t>
      </w:r>
      <w:r w:rsidRPr="009D257D">
        <w:rPr>
          <w:rFonts w:eastAsia="楷体" w:hint="eastAsia"/>
          <w:sz w:val="24"/>
        </w:rPr>
        <w:t>1</w:t>
      </w:r>
      <w:r w:rsidRPr="009D257D">
        <w:rPr>
          <w:rFonts w:eastAsia="楷体" w:hint="eastAsia"/>
          <w:sz w:val="24"/>
        </w:rPr>
        <w:t>，继续对模型迭代。</w:t>
      </w:r>
    </w:p>
    <w:p w14:paraId="32203754" w14:textId="77777777" w:rsidR="00F759FF" w:rsidRPr="009D257D" w:rsidRDefault="00F759FF" w:rsidP="00F759FF">
      <w:pPr>
        <w:spacing w:line="400" w:lineRule="exact"/>
        <w:ind w:firstLineChars="200" w:firstLine="480"/>
        <w:rPr>
          <w:rFonts w:eastAsia="楷体"/>
          <w:sz w:val="24"/>
        </w:rPr>
      </w:pPr>
      <w:r w:rsidRPr="009D257D">
        <w:rPr>
          <w:rFonts w:eastAsia="楷体" w:hint="eastAsia"/>
          <w:sz w:val="24"/>
        </w:rPr>
        <w:t>上述步骤中无需每次迭代都进行提升速度的计算</w:t>
      </w:r>
      <w:r w:rsidRPr="009D257D">
        <w:rPr>
          <w:rFonts w:eastAsia="楷体"/>
          <w:sz w:val="24"/>
        </w:rPr>
        <w:t>，实验表明在模型可能在</w:t>
      </w:r>
      <w:r w:rsidRPr="009D257D">
        <w:rPr>
          <w:rFonts w:eastAsia="楷体"/>
          <w:sz w:val="24"/>
        </w:rPr>
        <w:t>1</w:t>
      </w:r>
      <w:r w:rsidRPr="009D257D">
        <w:rPr>
          <w:rFonts w:eastAsia="楷体"/>
          <w:sz w:val="24"/>
        </w:rPr>
        <w:t>至</w:t>
      </w:r>
      <w:r w:rsidRPr="009D257D">
        <w:rPr>
          <w:rFonts w:eastAsia="楷体"/>
          <w:sz w:val="24"/>
        </w:rPr>
        <w:t>2</w:t>
      </w:r>
      <w:r w:rsidRPr="009D257D">
        <w:rPr>
          <w:rFonts w:eastAsia="楷体"/>
          <w:sz w:val="24"/>
        </w:rPr>
        <w:t>次迭代过程中没有提升甚至效果下降，但在后续的多次迭代后能取得不错的提升。因此可以以多次迭代为间隔计算提升速度。实验数据表明</w:t>
      </w:r>
      <w:r w:rsidRPr="009D257D">
        <w:rPr>
          <w:rFonts w:eastAsia="楷体"/>
          <w:sz w:val="24"/>
        </w:rPr>
        <w:t>20</w:t>
      </w:r>
      <w:r w:rsidRPr="009D257D">
        <w:rPr>
          <w:rFonts w:eastAsia="楷体"/>
          <w:sz w:val="24"/>
        </w:rPr>
        <w:t>次</w:t>
      </w:r>
      <w:r w:rsidRPr="009D257D">
        <w:rPr>
          <w:rFonts w:eastAsia="楷体" w:hint="eastAsia"/>
          <w:sz w:val="24"/>
        </w:rPr>
        <w:t>左右的区间得到的提升函数较为平滑。</w:t>
      </w:r>
    </w:p>
    <w:p w14:paraId="66E6B543" w14:textId="77777777" w:rsidR="00F759FF" w:rsidRPr="009D257D" w:rsidRDefault="00F759FF" w:rsidP="00E57851">
      <w:pPr>
        <w:numPr>
          <w:ilvl w:val="0"/>
          <w:numId w:val="23"/>
        </w:numPr>
        <w:spacing w:line="400" w:lineRule="exact"/>
        <w:ind w:left="0" w:firstLineChars="200" w:firstLine="480"/>
        <w:jc w:val="both"/>
        <w:rPr>
          <w:rFonts w:eastAsia="楷体"/>
          <w:sz w:val="24"/>
        </w:rPr>
      </w:pPr>
      <w:r w:rsidRPr="009D257D">
        <w:rPr>
          <w:rFonts w:eastAsia="楷体"/>
          <w:sz w:val="24"/>
        </w:rPr>
        <w:t>对文档集中所有词</w:t>
      </w:r>
      <w:r w:rsidRPr="009D257D">
        <w:rPr>
          <w:rFonts w:eastAsia="楷体"/>
          <w:sz w:val="24"/>
        </w:rPr>
        <w:t>w</w:t>
      </w:r>
      <w:r w:rsidRPr="009D257D">
        <w:rPr>
          <w:rFonts w:eastAsia="楷体"/>
          <w:sz w:val="24"/>
        </w:rPr>
        <w:t>随机初始化主题，同时计算对应的文档</w:t>
      </w:r>
      <w:r w:rsidRPr="009D257D">
        <w:rPr>
          <w:rFonts w:eastAsia="楷体"/>
          <w:sz w:val="24"/>
        </w:rPr>
        <w:t>-</w:t>
      </w:r>
      <w:r w:rsidRPr="009D257D">
        <w:rPr>
          <w:rFonts w:eastAsia="楷体"/>
          <w:sz w:val="24"/>
        </w:rPr>
        <w:t>主题分布</w:t>
      </w:r>
      <w:r w:rsidRPr="009D257D">
        <w:rPr>
          <w:rFonts w:eastAsia="楷体"/>
          <w:sz w:val="24"/>
        </w:rPr>
        <w:t>U</w:t>
      </w:r>
      <w:r w:rsidRPr="009D257D">
        <w:rPr>
          <w:rFonts w:eastAsia="楷体"/>
          <w:sz w:val="24"/>
        </w:rPr>
        <w:t>和主题</w:t>
      </w:r>
      <w:r w:rsidRPr="009D257D">
        <w:rPr>
          <w:rFonts w:eastAsia="楷体"/>
          <w:sz w:val="24"/>
        </w:rPr>
        <w:t>-</w:t>
      </w:r>
      <w:r w:rsidRPr="009D257D">
        <w:rPr>
          <w:rFonts w:eastAsia="楷体"/>
          <w:sz w:val="24"/>
        </w:rPr>
        <w:t>词分布</w:t>
      </w:r>
      <w:r w:rsidRPr="009D257D">
        <w:rPr>
          <w:rFonts w:eastAsia="楷体"/>
          <w:sz w:val="24"/>
        </w:rPr>
        <w:t>V</w:t>
      </w:r>
      <w:r w:rsidRPr="009D257D">
        <w:rPr>
          <w:rFonts w:eastAsia="楷体"/>
          <w:sz w:val="24"/>
        </w:rPr>
        <w:t>。</w:t>
      </w:r>
    </w:p>
    <w:p w14:paraId="3BC4A8ED" w14:textId="77777777" w:rsidR="00F759FF" w:rsidRPr="009D257D" w:rsidRDefault="00F759FF" w:rsidP="00E57851">
      <w:pPr>
        <w:numPr>
          <w:ilvl w:val="0"/>
          <w:numId w:val="23"/>
        </w:numPr>
        <w:spacing w:line="400" w:lineRule="exact"/>
        <w:ind w:left="0" w:firstLineChars="200" w:firstLine="480"/>
        <w:jc w:val="both"/>
        <w:rPr>
          <w:rFonts w:eastAsia="楷体"/>
          <w:sz w:val="24"/>
        </w:rPr>
      </w:pPr>
      <w:r w:rsidRPr="009D257D">
        <w:rPr>
          <w:rFonts w:eastAsia="楷体" w:hint="eastAsia"/>
          <w:sz w:val="24"/>
        </w:rPr>
        <w:t>对于所有</w:t>
      </w:r>
      <m:oMath>
        <m:r>
          <m:rPr>
            <m:sty m:val="p"/>
          </m:rPr>
          <w:rPr>
            <w:rFonts w:ascii="Cambria Math" w:hAnsi="Cambria Math" w:hint="eastAsia"/>
          </w:rPr>
          <m:t>w</m:t>
        </m:r>
        <m:r>
          <m:rPr>
            <m:sty m:val="p"/>
          </m:rPr>
          <w:rPr>
            <w:rFonts w:ascii="Cambria Math" w:hAnsi="Cambria Math"/>
          </w:rPr>
          <m:t>∈</m:t>
        </m:r>
        <m:r>
          <m:rPr>
            <m:sty m:val="p"/>
          </m:rPr>
          <w:rPr>
            <w:rFonts w:ascii="Cambria Math" w:hAnsi="Cambria Math" w:hint="eastAsia"/>
          </w:rPr>
          <m:t>d,d</m:t>
        </m:r>
        <m:r>
          <m:rPr>
            <m:sty m:val="p"/>
          </m:rPr>
          <w:rPr>
            <w:rFonts w:ascii="Cambria Math" w:hAnsi="Cambria Math"/>
          </w:rPr>
          <m:t>∈</m:t>
        </m:r>
        <m:r>
          <m:rPr>
            <m:sty m:val="p"/>
          </m:rPr>
          <w:rPr>
            <w:rFonts w:ascii="Cambria Math" w:hAnsi="Cambria Math" w:hint="eastAsia"/>
          </w:rPr>
          <m:t>D</m:t>
        </m:r>
      </m:oMath>
      <w:r w:rsidRPr="009D257D">
        <w:rPr>
          <w:rFonts w:eastAsia="楷体" w:hint="eastAsia"/>
          <w:sz w:val="24"/>
        </w:rPr>
        <w:t>(D</w:t>
      </w:r>
      <w:r w:rsidRPr="009D257D">
        <w:rPr>
          <w:rFonts w:eastAsia="楷体" w:hint="eastAsia"/>
          <w:sz w:val="24"/>
        </w:rPr>
        <w:t>代表训练文档集</w:t>
      </w:r>
      <w:r w:rsidRPr="009D257D">
        <w:rPr>
          <w:rFonts w:eastAsia="楷体" w:hint="eastAsia"/>
          <w:sz w:val="24"/>
        </w:rPr>
        <w:t>)</w:t>
      </w:r>
      <w:r w:rsidRPr="009D257D">
        <w:rPr>
          <w:rFonts w:eastAsia="楷体"/>
          <w:sz w:val="24"/>
        </w:rPr>
        <w:t>,</w:t>
      </w:r>
      <w:r w:rsidRPr="009D257D">
        <w:rPr>
          <w:rFonts w:eastAsia="楷体" w:hint="eastAsia"/>
          <w:sz w:val="24"/>
        </w:rPr>
        <w:t>将</w:t>
      </w:r>
      <w:r w:rsidRPr="009D257D">
        <w:rPr>
          <w:rFonts w:eastAsia="楷体" w:hint="eastAsia"/>
          <w:sz w:val="24"/>
        </w:rPr>
        <w:t>w</w:t>
      </w:r>
      <w:r w:rsidRPr="009D257D">
        <w:rPr>
          <w:rFonts w:eastAsia="楷体" w:hint="eastAsia"/>
          <w:sz w:val="24"/>
        </w:rPr>
        <w:t>抽离文档集，更新</w:t>
      </w:r>
      <w:r w:rsidRPr="009D257D">
        <w:rPr>
          <w:rFonts w:eastAsia="楷体" w:hint="eastAsia"/>
          <w:sz w:val="24"/>
        </w:rPr>
        <w:t>U</w:t>
      </w:r>
      <w:r w:rsidRPr="009D257D">
        <w:rPr>
          <w:rFonts w:eastAsia="楷体" w:hint="eastAsia"/>
          <w:sz w:val="24"/>
        </w:rPr>
        <w:t>和</w:t>
      </w:r>
      <w:r w:rsidRPr="009D257D">
        <w:rPr>
          <w:rFonts w:eastAsia="楷体" w:hint="eastAsia"/>
          <w:sz w:val="24"/>
        </w:rPr>
        <w:t>V</w:t>
      </w:r>
      <w:r w:rsidRPr="009D257D">
        <w:rPr>
          <w:rFonts w:eastAsia="楷体" w:hint="eastAsia"/>
          <w:sz w:val="24"/>
        </w:rPr>
        <w:t>两个分布。同时根据</w:t>
      </w:r>
      <w:r w:rsidRPr="009D257D">
        <w:rPr>
          <w:rFonts w:eastAsia="楷体" w:hint="eastAsia"/>
          <w:sz w:val="24"/>
        </w:rPr>
        <w:t>U</w:t>
      </w:r>
      <w:r w:rsidRPr="009D257D">
        <w:rPr>
          <w:rFonts w:eastAsia="楷体" w:hint="eastAsia"/>
          <w:sz w:val="24"/>
        </w:rPr>
        <w:t>，</w:t>
      </w:r>
      <w:r w:rsidRPr="009D257D">
        <w:rPr>
          <w:rFonts w:eastAsia="楷体" w:hint="eastAsia"/>
          <w:sz w:val="24"/>
        </w:rPr>
        <w:t>V</w:t>
      </w:r>
      <w:r w:rsidRPr="009D257D">
        <w:rPr>
          <w:rFonts w:eastAsia="楷体" w:hint="eastAsia"/>
          <w:sz w:val="24"/>
        </w:rPr>
        <w:t>按如下公式给</w:t>
      </w:r>
      <w:r w:rsidRPr="009D257D">
        <w:rPr>
          <w:rFonts w:eastAsia="楷体" w:hint="eastAsia"/>
          <w:sz w:val="24"/>
        </w:rPr>
        <w:t>w</w:t>
      </w:r>
      <w:r w:rsidRPr="009D257D">
        <w:rPr>
          <w:rFonts w:eastAsia="楷体" w:hint="eastAsia"/>
          <w:sz w:val="24"/>
        </w:rPr>
        <w:t>分配主题</w:t>
      </w:r>
      <w:r w:rsidRPr="009D257D">
        <w:rPr>
          <w:rFonts w:eastAsia="楷体" w:hint="eastAsia"/>
          <w:sz w:val="24"/>
        </w:rPr>
        <w:t>,</w:t>
      </w:r>
      <w:r w:rsidRPr="009D257D">
        <w:rPr>
          <w:rFonts w:eastAsia="楷体" w:hint="eastAsia"/>
          <w:sz w:val="24"/>
        </w:rPr>
        <w:t>其中</w:t>
      </w:r>
      <m:oMath>
        <m:r>
          <w:rPr>
            <w:rFonts w:ascii="Cambria Math" w:hAnsi="Cambria Math"/>
          </w:rPr>
          <m:t>Z</m:t>
        </m:r>
      </m:oMath>
      <w:r w:rsidRPr="009D257D">
        <w:rPr>
          <w:rFonts w:eastAsia="楷体" w:hint="eastAsia"/>
          <w:sz w:val="24"/>
        </w:rPr>
        <w:t>代表所有主题的集合。</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e>
            <m:r>
              <w:rPr>
                <w:rFonts w:ascii="Cambria Math" w:hAnsi="Cambria Math"/>
              </w:rPr>
              <m:t>d</m:t>
            </m:r>
          </m:e>
        </m:d>
      </m:oMath>
      <w:r w:rsidRPr="009D257D">
        <w:rPr>
          <w:rFonts w:eastAsia="楷体" w:hint="eastAsia"/>
          <w:sz w:val="24"/>
        </w:rPr>
        <w:t>和</w:t>
      </w:r>
      <m:oMath>
        <m:r>
          <w:rPr>
            <w:rFonts w:ascii="Cambria Math" w:hAnsi="Cambria Math"/>
          </w:rPr>
          <m:t>p</m:t>
        </m:r>
        <m:d>
          <m:dPr>
            <m:ctrlPr>
              <w:rPr>
                <w:rFonts w:ascii="Cambria Math" w:hAnsi="Cambria Math"/>
                <w:i/>
              </w:rPr>
            </m:ctrlPr>
          </m:dPr>
          <m:e>
            <m:r>
              <w:rPr>
                <w:rFonts w:ascii="Cambria Math" w:hAnsi="Cambria Math"/>
              </w:rPr>
              <m:t>w</m:t>
            </m:r>
          </m:e>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9D257D">
        <w:rPr>
          <w:rFonts w:eastAsia="楷体" w:hint="eastAsia"/>
          <w:sz w:val="24"/>
        </w:rPr>
        <w:t>可以通过</w:t>
      </w:r>
      <w:r w:rsidRPr="009D257D">
        <w:rPr>
          <w:rFonts w:eastAsia="楷体" w:hint="eastAsia"/>
          <w:sz w:val="24"/>
        </w:rPr>
        <w:t>U</w:t>
      </w:r>
      <w:r w:rsidRPr="009D257D">
        <w:rPr>
          <w:rFonts w:eastAsia="楷体" w:hint="eastAsia"/>
          <w:sz w:val="24"/>
        </w:rPr>
        <w:t>和</w:t>
      </w:r>
      <w:r w:rsidRPr="009D257D">
        <w:rPr>
          <w:rFonts w:eastAsia="楷体" w:hint="eastAsia"/>
          <w:sz w:val="24"/>
        </w:rPr>
        <w:t>V</w:t>
      </w:r>
      <w:r w:rsidRPr="009D257D">
        <w:rPr>
          <w:rFonts w:eastAsia="楷体" w:hint="eastAsia"/>
          <w:sz w:val="24"/>
        </w:rPr>
        <w:t>获取。</w:t>
      </w:r>
    </w:p>
    <w:p w14:paraId="029160EC" w14:textId="77777777" w:rsidR="00F759FF" w:rsidRPr="009D257D" w:rsidRDefault="00F759FF" w:rsidP="00F759FF">
      <w:pPr>
        <w:ind w:firstLineChars="200" w:firstLine="480"/>
        <w:jc w:val="center"/>
        <w:rPr>
          <w:rFonts w:ascii="宋体" w:eastAsia="楷体" w:hAnsi="宋体" w:cs="宋体"/>
          <w:kern w:val="0"/>
          <w:sz w:val="24"/>
          <w:szCs w:val="24"/>
        </w:rPr>
      </w:pPr>
      <w:r w:rsidRPr="009D257D">
        <w:rPr>
          <w:rFonts w:ascii="宋体" w:eastAsia="楷体" w:hAnsi="宋体" w:cs="宋体"/>
          <w:noProof/>
          <w:kern w:val="0"/>
          <w:sz w:val="24"/>
          <w:szCs w:val="24"/>
        </w:rPr>
        <w:drawing>
          <wp:inline distT="0" distB="0" distL="0" distR="0" wp14:anchorId="23085449" wp14:editId="11964AC4">
            <wp:extent cx="1835785" cy="286385"/>
            <wp:effectExtent l="0" t="0" r="0" b="0"/>
            <wp:docPr id="21" name="图片 21" descr="C:\Users\Gsy\AppData\Roaming\Tencent\Users\835373492\QQ\WinTemp\RichOle\$L8FH$1)W_`299QGJV96W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Users\Gsy\AppData\Roaming\Tencent\Users\835373492\QQ\WinTemp\RichOle\$L8FH$1)W_`299QGJV96WA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5785" cy="286385"/>
                    </a:xfrm>
                    <a:prstGeom prst="rect">
                      <a:avLst/>
                    </a:prstGeom>
                    <a:noFill/>
                    <a:ln>
                      <a:noFill/>
                    </a:ln>
                  </pic:spPr>
                </pic:pic>
              </a:graphicData>
            </a:graphic>
          </wp:inline>
        </w:drawing>
      </w:r>
    </w:p>
    <w:p w14:paraId="1E3FE287" w14:textId="77777777" w:rsidR="00F759FF" w:rsidRPr="009D257D" w:rsidRDefault="00F759FF" w:rsidP="00E57851">
      <w:pPr>
        <w:numPr>
          <w:ilvl w:val="0"/>
          <w:numId w:val="23"/>
        </w:numPr>
        <w:ind w:left="0" w:firstLineChars="200" w:firstLine="480"/>
        <w:jc w:val="both"/>
        <w:rPr>
          <w:rFonts w:eastAsia="楷体"/>
          <w:sz w:val="24"/>
        </w:rPr>
      </w:pPr>
      <w:r w:rsidRPr="009D257D">
        <w:rPr>
          <w:rFonts w:eastAsia="楷体" w:hint="eastAsia"/>
          <w:sz w:val="24"/>
        </w:rPr>
        <w:t>计算困惑度</w:t>
      </w:r>
      <m:oMath>
        <m:r>
          <w:rPr>
            <w:rFonts w:ascii="Cambria Math" w:hAnsi="Cambria Math"/>
          </w:rPr>
          <m:t>pp</m:t>
        </m:r>
      </m:oMath>
      <w:r w:rsidRPr="009D257D">
        <w:rPr>
          <w:rFonts w:eastAsia="楷体" w:hint="eastAsia"/>
          <w:sz w:val="24"/>
        </w:rPr>
        <w:t>，同时计算困惑度提升速度：</w:t>
      </w:r>
      <m:oMath>
        <m:r>
          <m:rPr>
            <m:sty m:val="p"/>
          </m:rPr>
          <w:rPr>
            <w:rFonts w:ascii="Cambria Math" w:hAnsi="Cambria Math" w:hint="eastAsia"/>
          </w:rPr>
          <m:t>promot=</m:t>
        </m:r>
        <m:r>
          <m:rPr>
            <m:sty m:val="p"/>
          </m:rP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pp</m:t>
                </m:r>
              </m:e>
              <m:sub>
                <m:r>
                  <w:rPr>
                    <w:rFonts w:ascii="Cambria Math" w:hAnsi="Cambria Math"/>
                  </w:rPr>
                  <m:t>last</m:t>
                </m:r>
              </m:sub>
            </m:sSub>
            <m:r>
              <w:rPr>
                <w:rFonts w:ascii="Cambria Math" w:hAnsi="Cambria Math"/>
              </w:rPr>
              <m:t>-pp</m:t>
            </m:r>
          </m:num>
          <m:den>
            <m:sSub>
              <m:sSubPr>
                <m:ctrlPr>
                  <w:rPr>
                    <w:rFonts w:ascii="Cambria Math" w:hAnsi="Cambria Math"/>
                    <w:i/>
                  </w:rPr>
                </m:ctrlPr>
              </m:sSubPr>
              <m:e>
                <m:r>
                  <w:rPr>
                    <w:rFonts w:ascii="Cambria Math" w:hAnsi="Cambria Math"/>
                  </w:rPr>
                  <m:t>pp</m:t>
                </m:r>
              </m:e>
              <m:sub>
                <m:r>
                  <w:rPr>
                    <w:rFonts w:ascii="Cambria Math" w:hAnsi="Cambria Math"/>
                  </w:rPr>
                  <m:t>last</m:t>
                </m:r>
              </m:sub>
            </m:sSub>
          </m:den>
        </m:f>
      </m:oMath>
      <w:r w:rsidRPr="009D257D">
        <w:rPr>
          <w:rFonts w:eastAsia="楷体" w:hint="eastAsia"/>
          <w:sz w:val="24"/>
        </w:rPr>
        <w:t>。如果提升速度小于阈值</w:t>
      </w:r>
      <w:r w:rsidRPr="009D257D">
        <w:rPr>
          <w:rFonts w:eastAsia="楷体"/>
          <w:sz w:val="24"/>
        </w:rPr>
        <w:t>λ</w:t>
      </w:r>
      <w:r w:rsidRPr="009D257D">
        <w:rPr>
          <w:rFonts w:eastAsia="楷体" w:hint="eastAsia"/>
          <w:sz w:val="24"/>
        </w:rPr>
        <w:t>，则</w:t>
      </w:r>
      <w:r w:rsidRPr="009D257D">
        <w:rPr>
          <w:rFonts w:eastAsia="楷体" w:hint="eastAsia"/>
          <w:sz w:val="24"/>
        </w:rPr>
        <w:t>LDA</w:t>
      </w:r>
      <w:r w:rsidRPr="009D257D">
        <w:rPr>
          <w:rFonts w:eastAsia="楷体" w:hint="eastAsia"/>
          <w:sz w:val="24"/>
        </w:rPr>
        <w:t>模型已经收敛，输出结果。若仍大于阈值，则更新</w:t>
      </w:r>
      <m:oMath>
        <m:sSub>
          <m:sSubPr>
            <m:ctrlPr>
              <w:rPr>
                <w:rFonts w:ascii="Cambria Math" w:hAnsi="Cambria Math"/>
                <w:i/>
              </w:rPr>
            </m:ctrlPr>
          </m:sSubPr>
          <m:e>
            <m:r>
              <w:rPr>
                <w:rFonts w:ascii="Cambria Math" w:hAnsi="Cambria Math"/>
              </w:rPr>
              <m:t>pp</m:t>
            </m:r>
          </m:e>
          <m:sub>
            <m:r>
              <w:rPr>
                <w:rFonts w:ascii="Cambria Math" w:hAnsi="Cambria Math"/>
              </w:rPr>
              <m:t>last</m:t>
            </m:r>
          </m:sub>
        </m:sSub>
        <m:r>
          <w:rPr>
            <w:rFonts w:ascii="Cambria Math" w:hAnsi="Cambria Math" w:hint="eastAsia"/>
          </w:rPr>
          <m:t>=pp</m:t>
        </m:r>
      </m:oMath>
      <w:r w:rsidRPr="009D257D">
        <w:rPr>
          <w:rFonts w:eastAsia="楷体" w:hint="eastAsia"/>
          <w:sz w:val="24"/>
        </w:rPr>
        <w:t>并跳转至步骤</w:t>
      </w:r>
      <w:r w:rsidRPr="009D257D">
        <w:rPr>
          <w:rFonts w:eastAsia="楷体" w:hint="eastAsia"/>
          <w:sz w:val="24"/>
        </w:rPr>
        <w:t>1</w:t>
      </w:r>
      <w:r w:rsidRPr="009D257D">
        <w:rPr>
          <w:rFonts w:eastAsia="楷体" w:hint="eastAsia"/>
          <w:sz w:val="24"/>
        </w:rPr>
        <w:t>，继续对模型迭代。</w:t>
      </w:r>
    </w:p>
    <w:p w14:paraId="13E20FA4" w14:textId="77777777" w:rsidR="00F759FF" w:rsidRPr="009D257D" w:rsidRDefault="00F759FF" w:rsidP="00F759FF">
      <w:pPr>
        <w:spacing w:line="400" w:lineRule="exact"/>
        <w:ind w:firstLineChars="200" w:firstLine="480"/>
        <w:rPr>
          <w:rFonts w:eastAsia="楷体"/>
          <w:sz w:val="24"/>
        </w:rPr>
      </w:pPr>
      <w:r w:rsidRPr="009D257D">
        <w:rPr>
          <w:rFonts w:eastAsia="楷体" w:hint="eastAsia"/>
          <w:sz w:val="24"/>
        </w:rPr>
        <w:t>上述步骤中无需每次迭代都进行提升速度的计算</w:t>
      </w:r>
      <w:r w:rsidRPr="009D257D">
        <w:rPr>
          <w:rFonts w:eastAsia="楷体"/>
          <w:sz w:val="24"/>
        </w:rPr>
        <w:t>，实验表明在模型可能在</w:t>
      </w:r>
      <w:r w:rsidRPr="009D257D">
        <w:rPr>
          <w:rFonts w:eastAsia="楷体"/>
          <w:sz w:val="24"/>
        </w:rPr>
        <w:t>1</w:t>
      </w:r>
      <w:r w:rsidRPr="009D257D">
        <w:rPr>
          <w:rFonts w:eastAsia="楷体"/>
          <w:sz w:val="24"/>
        </w:rPr>
        <w:t>至</w:t>
      </w:r>
      <w:r w:rsidRPr="009D257D">
        <w:rPr>
          <w:rFonts w:eastAsia="楷体"/>
          <w:sz w:val="24"/>
        </w:rPr>
        <w:t>2</w:t>
      </w:r>
      <w:r w:rsidRPr="009D257D">
        <w:rPr>
          <w:rFonts w:eastAsia="楷体"/>
          <w:sz w:val="24"/>
        </w:rPr>
        <w:t>次迭代过程中没有提升甚至效果下降，但在后续的多次迭代后能取得不错的提升。因此可以以多次迭代为间隔计算提升速度。实验数据表明</w:t>
      </w:r>
      <w:r w:rsidRPr="009D257D">
        <w:rPr>
          <w:rFonts w:eastAsia="楷体"/>
          <w:sz w:val="24"/>
        </w:rPr>
        <w:t>20</w:t>
      </w:r>
      <w:r w:rsidRPr="009D257D">
        <w:rPr>
          <w:rFonts w:eastAsia="楷体"/>
          <w:sz w:val="24"/>
        </w:rPr>
        <w:t>次</w:t>
      </w:r>
      <w:r w:rsidRPr="009D257D">
        <w:rPr>
          <w:rFonts w:eastAsia="楷体" w:hint="eastAsia"/>
          <w:sz w:val="24"/>
        </w:rPr>
        <w:t>左右的区间得到的提升函数较为平滑。</w:t>
      </w:r>
    </w:p>
    <w:p w14:paraId="627ED2B4" w14:textId="77777777" w:rsidR="00F759FF" w:rsidRPr="009D257D" w:rsidRDefault="00F759FF" w:rsidP="00E57851">
      <w:pPr>
        <w:widowControl w:val="0"/>
        <w:numPr>
          <w:ilvl w:val="0"/>
          <w:numId w:val="22"/>
        </w:numPr>
        <w:spacing w:line="400" w:lineRule="exact"/>
        <w:ind w:left="0" w:firstLineChars="200" w:firstLine="480"/>
        <w:jc w:val="both"/>
        <w:rPr>
          <w:rFonts w:eastAsia="楷体"/>
          <w:sz w:val="24"/>
        </w:rPr>
      </w:pPr>
      <w:r w:rsidRPr="009D257D">
        <w:rPr>
          <w:rFonts w:eastAsia="楷体" w:hint="eastAsia"/>
          <w:sz w:val="24"/>
        </w:rPr>
        <w:t>标签关联挖掘分析</w:t>
      </w:r>
    </w:p>
    <w:p w14:paraId="36663236" w14:textId="77777777" w:rsidR="00F759FF" w:rsidRPr="009D257D" w:rsidRDefault="00F759FF" w:rsidP="00F759FF">
      <w:pPr>
        <w:spacing w:line="400" w:lineRule="exact"/>
        <w:ind w:firstLineChars="200" w:firstLine="480"/>
        <w:rPr>
          <w:rFonts w:eastAsia="楷体"/>
          <w:sz w:val="24"/>
        </w:rPr>
      </w:pPr>
      <w:r w:rsidRPr="009D257D">
        <w:rPr>
          <w:rFonts w:eastAsia="楷体" w:hint="eastAsia"/>
          <w:sz w:val="24"/>
        </w:rPr>
        <w:t>本模块进行文本的语义分析，其目的在于通过语义挖掘标签集之间的潜在联系。标签是文本在特定视角下的一种分类，因此标签之间通常在语义上拥有重合关系，进而演变为了文本的多标签表示。</w:t>
      </w:r>
    </w:p>
    <w:p w14:paraId="09A10DE6" w14:textId="77777777" w:rsidR="00F759FF" w:rsidRPr="009D257D" w:rsidRDefault="00F759FF" w:rsidP="00F759FF">
      <w:pPr>
        <w:spacing w:line="400" w:lineRule="exact"/>
        <w:ind w:firstLineChars="200" w:firstLine="480"/>
        <w:rPr>
          <w:rFonts w:eastAsia="楷体"/>
          <w:sz w:val="24"/>
        </w:rPr>
      </w:pPr>
      <w:r w:rsidRPr="009D257D">
        <w:rPr>
          <w:rFonts w:eastAsia="楷体"/>
          <w:sz w:val="24"/>
        </w:rPr>
        <w:t>如果同一类标签</w:t>
      </w:r>
      <w:r w:rsidRPr="009D257D">
        <w:rPr>
          <w:rFonts w:eastAsia="楷体"/>
          <w:sz w:val="24"/>
        </w:rPr>
        <w:t>-</w:t>
      </w:r>
      <w:r w:rsidRPr="009D257D">
        <w:rPr>
          <w:rFonts w:eastAsia="楷体"/>
          <w:sz w:val="24"/>
        </w:rPr>
        <w:t>语义的组合在多个训练样本中出现则可以认为标签很可能是包含这些语义的，因此针对某个标签，可以通过对所有关联样本的语义统计获得标签的语义向量。大量文本的训练能够促使向量向真实分布靠拢。</w:t>
      </w:r>
    </w:p>
    <w:p w14:paraId="029EE096" w14:textId="77777777" w:rsidR="00F759FF" w:rsidRPr="009D257D" w:rsidRDefault="00F759FF" w:rsidP="00F759FF">
      <w:pPr>
        <w:spacing w:line="400" w:lineRule="exact"/>
        <w:ind w:firstLineChars="200" w:firstLine="480"/>
        <w:rPr>
          <w:rFonts w:eastAsia="楷体"/>
          <w:sz w:val="24"/>
        </w:rPr>
      </w:pPr>
      <w:r w:rsidRPr="009D257D">
        <w:rPr>
          <w:rFonts w:eastAsia="楷体" w:hint="eastAsia"/>
          <w:sz w:val="24"/>
        </w:rPr>
        <w:t>文本标签集建模的目的在于找到合适的标签表达方法描述标签间可能存在的关联关系，本课题使用语义向量进行标签建模有以下两点优势，其一文本标签作为一种文本类别本质上是多维语义的糅合，因此建模方式具有理论上的支持；其二向量化的数据形式相比于图结构在大规模量化运算上有很大优势。</w:t>
      </w:r>
      <w:r w:rsidRPr="009D257D">
        <w:rPr>
          <w:rFonts w:ascii="宋体" w:eastAsia="楷体" w:hAnsi="宋体" w:hint="eastAsia"/>
          <w:spacing w:val="-1"/>
          <w:sz w:val="24"/>
        </w:rPr>
        <w:t>下面简述本文的标签建模流程：</w:t>
      </w:r>
    </w:p>
    <w:p w14:paraId="241A9E87" w14:textId="77777777" w:rsidR="00F759FF" w:rsidRPr="009D257D" w:rsidRDefault="00F759FF" w:rsidP="00E57851">
      <w:pPr>
        <w:numPr>
          <w:ilvl w:val="0"/>
          <w:numId w:val="24"/>
        </w:numPr>
        <w:spacing w:line="400" w:lineRule="exact"/>
        <w:ind w:left="0" w:firstLineChars="200" w:firstLine="480"/>
        <w:jc w:val="both"/>
        <w:rPr>
          <w:rFonts w:eastAsia="楷体"/>
          <w:sz w:val="24"/>
        </w:rPr>
      </w:pPr>
      <w:r w:rsidRPr="009D257D">
        <w:rPr>
          <w:rFonts w:eastAsia="楷体" w:hint="eastAsia"/>
          <w:sz w:val="24"/>
        </w:rPr>
        <w:t>使用</w:t>
      </w:r>
      <w:r w:rsidRPr="009D257D">
        <w:rPr>
          <w:rFonts w:eastAsia="楷体" w:hint="eastAsia"/>
          <w:sz w:val="24"/>
        </w:rPr>
        <w:t>LDA</w:t>
      </w:r>
      <w:r w:rsidRPr="009D257D">
        <w:rPr>
          <w:rFonts w:eastAsia="楷体" w:hint="eastAsia"/>
          <w:sz w:val="24"/>
        </w:rPr>
        <w:t>对训练集进行语义</w:t>
      </w:r>
      <w:r w:rsidRPr="009D257D">
        <w:rPr>
          <w:rFonts w:ascii="宋体" w:eastAsia="楷体" w:hAnsi="宋体" w:hint="eastAsia"/>
          <w:spacing w:val="-1"/>
          <w:sz w:val="24"/>
        </w:rPr>
        <w:t>分析，确定语义数目</w:t>
      </w:r>
      <w:r w:rsidRPr="009D257D">
        <w:rPr>
          <w:rFonts w:ascii="宋体" w:eastAsia="楷体" w:hAnsi="宋体" w:hint="eastAsia"/>
          <w:spacing w:val="-1"/>
          <w:sz w:val="24"/>
        </w:rPr>
        <w:t>k</w:t>
      </w:r>
      <w:r w:rsidRPr="009D257D">
        <w:rPr>
          <w:rFonts w:ascii="宋体" w:eastAsia="楷体" w:hAnsi="宋体" w:hint="eastAsia"/>
          <w:spacing w:val="-1"/>
          <w:sz w:val="24"/>
        </w:rPr>
        <w:t>和每个样本的语义分布</w:t>
      </w:r>
      <m:oMath>
        <m:sSub>
          <m:sSubPr>
            <m:ctrlPr>
              <w:rPr>
                <w:rFonts w:ascii="Cambria Math" w:hAnsi="Cambria Math"/>
                <w:spacing w:val="-1"/>
              </w:rPr>
            </m:ctrlPr>
          </m:sSubPr>
          <m:e>
            <m:r>
              <w:rPr>
                <w:rFonts w:ascii="Cambria Math" w:hAnsi="Cambria Math" w:hint="eastAsia"/>
                <w:spacing w:val="-1"/>
              </w:rPr>
              <m:t>D</m:t>
            </m:r>
          </m:e>
          <m:sub>
            <m:eqArr>
              <m:eqArrPr>
                <m:ctrlPr>
                  <w:rPr>
                    <w:rFonts w:ascii="Cambria Math" w:hAnsi="Cambria Math"/>
                    <w:i/>
                    <w:spacing w:val="-1"/>
                  </w:rPr>
                </m:ctrlPr>
              </m:eqArrPr>
              <m:e>
                <m:r>
                  <w:rPr>
                    <w:rFonts w:ascii="Cambria Math" w:hAnsi="Cambria Math"/>
                    <w:spacing w:val="-1"/>
                  </w:rPr>
                  <m:t>topic</m:t>
                </m:r>
              </m:e>
              <m:e/>
            </m:eqArr>
          </m:sub>
        </m:sSub>
      </m:oMath>
      <w:r w:rsidRPr="009D257D">
        <w:rPr>
          <w:rFonts w:ascii="宋体" w:eastAsia="楷体" w:hAnsi="宋体" w:hint="eastAsia"/>
          <w:spacing w:val="-1"/>
          <w:sz w:val="24"/>
        </w:rPr>
        <w:t>。</w:t>
      </w:r>
    </w:p>
    <w:p w14:paraId="2C407830" w14:textId="77777777" w:rsidR="00F759FF" w:rsidRPr="009D257D" w:rsidRDefault="00F759FF" w:rsidP="00E57851">
      <w:pPr>
        <w:numPr>
          <w:ilvl w:val="0"/>
          <w:numId w:val="24"/>
        </w:numPr>
        <w:spacing w:line="400" w:lineRule="exact"/>
        <w:ind w:left="0" w:firstLineChars="200" w:firstLine="480"/>
        <w:jc w:val="both"/>
        <w:rPr>
          <w:rFonts w:eastAsia="楷体"/>
          <w:sz w:val="24"/>
        </w:rPr>
      </w:pPr>
      <w:r w:rsidRPr="009D257D">
        <w:rPr>
          <w:rFonts w:eastAsia="楷体" w:hint="eastAsia"/>
          <w:sz w:val="24"/>
        </w:rPr>
        <w:lastRenderedPageBreak/>
        <w:t>初始化所有标签向量，向量长度为语义数量</w:t>
      </w:r>
      <w:r w:rsidRPr="009D257D">
        <w:rPr>
          <w:rFonts w:eastAsia="楷体" w:hint="eastAsia"/>
          <w:sz w:val="24"/>
        </w:rPr>
        <w:t>k</w:t>
      </w:r>
      <w:r w:rsidRPr="009D257D">
        <w:rPr>
          <w:rFonts w:eastAsia="楷体" w:hint="eastAsia"/>
          <w:sz w:val="24"/>
        </w:rPr>
        <w:t>，初始值为</w:t>
      </w:r>
      <w:r w:rsidRPr="009D257D">
        <w:rPr>
          <w:rFonts w:eastAsia="楷体" w:hint="eastAsia"/>
          <w:sz w:val="24"/>
        </w:rPr>
        <w:t>0</w:t>
      </w:r>
      <w:r w:rsidRPr="009D257D">
        <w:rPr>
          <w:rFonts w:eastAsia="楷体" w:hint="eastAsia"/>
          <w:sz w:val="24"/>
        </w:rPr>
        <w:t>。</w:t>
      </w:r>
    </w:p>
    <w:p w14:paraId="404F9D6F" w14:textId="77777777" w:rsidR="00F759FF" w:rsidRPr="009D257D" w:rsidRDefault="00F759FF" w:rsidP="00E57851">
      <w:pPr>
        <w:numPr>
          <w:ilvl w:val="0"/>
          <w:numId w:val="24"/>
        </w:numPr>
        <w:spacing w:line="400" w:lineRule="exact"/>
        <w:ind w:left="0" w:firstLineChars="200" w:firstLine="480"/>
        <w:jc w:val="both"/>
        <w:rPr>
          <w:rFonts w:eastAsia="楷体"/>
          <w:sz w:val="24"/>
        </w:rPr>
      </w:pPr>
      <w:r w:rsidRPr="009D257D">
        <w:rPr>
          <w:rFonts w:eastAsia="楷体" w:hint="eastAsia"/>
          <w:sz w:val="24"/>
        </w:rPr>
        <w:t>对于所有</w:t>
      </w:r>
      <m:oMath>
        <m:r>
          <m:rPr>
            <m:sty m:val="p"/>
          </m:rPr>
          <w:rPr>
            <w:rFonts w:ascii="Cambria Math" w:hAnsi="Cambria Math" w:hint="eastAsia"/>
          </w:rPr>
          <m:t>d</m:t>
        </m:r>
        <m:r>
          <m:rPr>
            <m:sty m:val="p"/>
          </m:rPr>
          <w:rPr>
            <w:rFonts w:ascii="Cambria Math" w:hAnsi="Cambria Math"/>
          </w:rPr>
          <m:t>∈</m:t>
        </m:r>
        <m:r>
          <m:rPr>
            <m:sty m:val="p"/>
          </m:rPr>
          <w:rPr>
            <w:rFonts w:ascii="Cambria Math" w:hAnsi="Cambria Math" w:hint="eastAsia"/>
          </w:rPr>
          <m:t>D</m:t>
        </m:r>
      </m:oMath>
      <w:r w:rsidRPr="009D257D">
        <w:rPr>
          <w:rFonts w:eastAsia="楷体" w:hint="eastAsia"/>
          <w:sz w:val="24"/>
        </w:rPr>
        <w:t>(D</w:t>
      </w:r>
      <w:r w:rsidRPr="009D257D">
        <w:rPr>
          <w:rFonts w:eastAsia="楷体" w:hint="eastAsia"/>
          <w:sz w:val="24"/>
        </w:rPr>
        <w:t>代表训练文档集</w:t>
      </w:r>
      <w:r w:rsidRPr="009D257D">
        <w:rPr>
          <w:rFonts w:eastAsia="楷体" w:hint="eastAsia"/>
          <w:sz w:val="24"/>
        </w:rPr>
        <w:t>)</w:t>
      </w:r>
      <w:r w:rsidRPr="009D257D">
        <w:rPr>
          <w:rFonts w:eastAsia="楷体" w:hint="eastAsia"/>
          <w:sz w:val="24"/>
        </w:rPr>
        <w:t>，根据语义分布</w:t>
      </w:r>
      <m:oMath>
        <m:sSub>
          <m:sSubPr>
            <m:ctrlPr>
              <w:rPr>
                <w:rFonts w:ascii="Cambria Math" w:hAnsi="Cambria Math"/>
                <w:spacing w:val="-1"/>
              </w:rPr>
            </m:ctrlPr>
          </m:sSubPr>
          <m:e>
            <m:r>
              <w:rPr>
                <w:rFonts w:ascii="Cambria Math" w:hAnsi="Cambria Math" w:hint="eastAsia"/>
                <w:spacing w:val="-1"/>
              </w:rPr>
              <m:t>D</m:t>
            </m:r>
          </m:e>
          <m:sub>
            <m:eqArr>
              <m:eqArrPr>
                <m:ctrlPr>
                  <w:rPr>
                    <w:rFonts w:ascii="Cambria Math" w:hAnsi="Cambria Math"/>
                    <w:i/>
                    <w:spacing w:val="-1"/>
                  </w:rPr>
                </m:ctrlPr>
              </m:eqArrPr>
              <m:e>
                <m:r>
                  <w:rPr>
                    <w:rFonts w:ascii="Cambria Math" w:hAnsi="Cambria Math"/>
                    <w:spacing w:val="-1"/>
                  </w:rPr>
                  <m:t>topic</m:t>
                </m:r>
              </m:e>
              <m:e/>
            </m:eqArr>
          </m:sub>
        </m:sSub>
      </m:oMath>
      <w:r w:rsidRPr="009D257D">
        <w:rPr>
          <w:rFonts w:eastAsia="楷体" w:hint="eastAsia"/>
          <w:spacing w:val="-1"/>
          <w:sz w:val="24"/>
        </w:rPr>
        <w:t>得到</w:t>
      </w:r>
      <w:r w:rsidRPr="009D257D">
        <w:rPr>
          <w:rFonts w:eastAsia="楷体" w:hint="eastAsia"/>
          <w:spacing w:val="-1"/>
          <w:sz w:val="24"/>
        </w:rPr>
        <w:t>d</w:t>
      </w:r>
      <w:r w:rsidRPr="009D257D">
        <w:rPr>
          <w:rFonts w:eastAsia="楷体" w:hint="eastAsia"/>
          <w:spacing w:val="-1"/>
          <w:sz w:val="24"/>
        </w:rPr>
        <w:t>的语义向量</w:t>
      </w:r>
      <m:oMath>
        <m:sSub>
          <m:sSubPr>
            <m:ctrlPr>
              <w:rPr>
                <w:rFonts w:ascii="Cambria Math" w:hAnsi="Cambria Math"/>
                <w:spacing w:val="-1"/>
              </w:rPr>
            </m:ctrlPr>
          </m:sSubPr>
          <m:e>
            <m:r>
              <w:rPr>
                <w:rFonts w:ascii="Cambria Math" w:hAnsi="Cambria Math" w:hint="eastAsia"/>
                <w:spacing w:val="-1"/>
              </w:rPr>
              <m:t>V</m:t>
            </m:r>
          </m:e>
          <m:sub>
            <m:r>
              <w:rPr>
                <w:rFonts w:ascii="Cambria Math" w:hAnsi="Cambria Math" w:hint="eastAsia"/>
                <w:spacing w:val="-1"/>
              </w:rPr>
              <m:t>d</m:t>
            </m:r>
          </m:sub>
        </m:sSub>
      </m:oMath>
      <w:r w:rsidRPr="009D257D">
        <w:rPr>
          <w:rFonts w:eastAsia="楷体" w:hint="eastAsia"/>
          <w:spacing w:val="-1"/>
          <w:sz w:val="24"/>
        </w:rPr>
        <w:t>更新样本</w:t>
      </w:r>
      <w:r w:rsidRPr="009D257D">
        <w:rPr>
          <w:rFonts w:eastAsia="楷体" w:hint="eastAsia"/>
          <w:spacing w:val="-1"/>
          <w:sz w:val="24"/>
        </w:rPr>
        <w:t>d</w:t>
      </w:r>
      <w:r w:rsidRPr="009D257D">
        <w:rPr>
          <w:rFonts w:eastAsia="楷体" w:hint="eastAsia"/>
          <w:spacing w:val="-1"/>
          <w:sz w:val="24"/>
        </w:rPr>
        <w:t>对应标签的向量，对于所有的</w:t>
      </w:r>
      <m:oMath>
        <m:r>
          <m:rPr>
            <m:sty m:val="p"/>
          </m:rPr>
          <w:rPr>
            <w:rFonts w:ascii="Cambria Math" w:hAnsi="Cambria Math" w:hint="eastAsia"/>
          </w:rPr>
          <m:t>l</m:t>
        </m:r>
        <m:r>
          <m:rPr>
            <m:sty m:val="p"/>
          </m:rPr>
          <w:rPr>
            <w:rFonts w:ascii="Cambria Math" w:hAnsi="Cambria Math"/>
          </w:rPr>
          <m:t>∈</m:t>
        </m:r>
        <m:sSub>
          <m:sSubPr>
            <m:ctrlPr>
              <w:rPr>
                <w:rFonts w:ascii="Cambria Math" w:hAnsi="Cambria Math"/>
                <w:spacing w:val="-1"/>
              </w:rPr>
            </m:ctrlPr>
          </m:sSubPr>
          <m:e>
            <m:r>
              <w:rPr>
                <w:rFonts w:ascii="Cambria Math" w:hAnsi="Cambria Math"/>
                <w:spacing w:val="-1"/>
              </w:rPr>
              <m:t>L</m:t>
            </m:r>
          </m:e>
          <m:sub>
            <m:r>
              <w:rPr>
                <w:rFonts w:ascii="Cambria Math" w:hAnsi="Cambria Math" w:hint="eastAsia"/>
                <w:spacing w:val="-1"/>
              </w:rPr>
              <m:t>d</m:t>
            </m:r>
          </m:sub>
        </m:sSub>
      </m:oMath>
      <w:r w:rsidRPr="009D257D">
        <w:rPr>
          <w:rFonts w:eastAsia="楷体" w:hint="eastAsia"/>
          <w:sz w:val="24"/>
        </w:rPr>
        <w:t>(</w:t>
      </w:r>
      <m:oMath>
        <m:sSub>
          <m:sSubPr>
            <m:ctrlPr>
              <w:rPr>
                <w:rFonts w:ascii="Cambria Math" w:hAnsi="Cambria Math"/>
                <w:spacing w:val="-1"/>
              </w:rPr>
            </m:ctrlPr>
          </m:sSubPr>
          <m:e>
            <m:r>
              <w:rPr>
                <w:rFonts w:ascii="Cambria Math" w:hAnsi="Cambria Math"/>
                <w:spacing w:val="-1"/>
              </w:rPr>
              <m:t>L</m:t>
            </m:r>
          </m:e>
          <m:sub>
            <m:r>
              <w:rPr>
                <w:rFonts w:ascii="Cambria Math" w:hAnsi="Cambria Math" w:hint="eastAsia"/>
                <w:spacing w:val="-1"/>
              </w:rPr>
              <m:t>d</m:t>
            </m:r>
          </m:sub>
        </m:sSub>
      </m:oMath>
      <w:r w:rsidRPr="009D257D">
        <w:rPr>
          <w:rFonts w:eastAsia="楷体" w:hint="eastAsia"/>
          <w:sz w:val="24"/>
        </w:rPr>
        <w:t>代表文档</w:t>
      </w:r>
      <w:r w:rsidRPr="009D257D">
        <w:rPr>
          <w:rFonts w:eastAsia="楷体" w:hint="eastAsia"/>
          <w:sz w:val="24"/>
        </w:rPr>
        <w:t>d</w:t>
      </w:r>
      <w:r w:rsidRPr="009D257D">
        <w:rPr>
          <w:rFonts w:eastAsia="楷体" w:hint="eastAsia"/>
          <w:sz w:val="24"/>
        </w:rPr>
        <w:t>对应的标签集</w:t>
      </w:r>
      <w:r w:rsidRPr="009D257D">
        <w:rPr>
          <w:rFonts w:eastAsia="楷体" w:hint="eastAsia"/>
          <w:sz w:val="24"/>
        </w:rPr>
        <w:t>)</w:t>
      </w:r>
      <w:r w:rsidRPr="009D257D">
        <w:rPr>
          <w:rFonts w:eastAsia="楷体" w:hint="eastAsia"/>
          <w:sz w:val="24"/>
        </w:rPr>
        <w:t>，</w:t>
      </w:r>
      <m:oMath>
        <m:sSub>
          <m:sSubPr>
            <m:ctrlPr>
              <w:rPr>
                <w:rFonts w:ascii="Cambria Math" w:hAnsi="Cambria Math"/>
                <w:spacing w:val="-1"/>
              </w:rPr>
            </m:ctrlPr>
          </m:sSubPr>
          <m:e>
            <m:r>
              <w:rPr>
                <w:rFonts w:ascii="Cambria Math" w:hAnsi="Cambria Math" w:hint="eastAsia"/>
                <w:spacing w:val="-1"/>
              </w:rPr>
              <m:t>V</m:t>
            </m:r>
          </m:e>
          <m:sub>
            <m:r>
              <w:rPr>
                <w:rFonts w:ascii="Cambria Math" w:hAnsi="Cambria Math" w:hint="eastAsia"/>
                <w:spacing w:val="-1"/>
              </w:rPr>
              <m:t>l</m:t>
            </m:r>
          </m:sub>
        </m:sSub>
        <m:r>
          <w:rPr>
            <w:rFonts w:ascii="Cambria Math" w:hAnsi="Cambria Math"/>
            <w:spacing w:val="-1"/>
          </w:rPr>
          <m:t>=</m:t>
        </m:r>
        <m:sSub>
          <m:sSubPr>
            <m:ctrlPr>
              <w:rPr>
                <w:rFonts w:ascii="Cambria Math" w:hAnsi="Cambria Math"/>
                <w:spacing w:val="-1"/>
              </w:rPr>
            </m:ctrlPr>
          </m:sSubPr>
          <m:e>
            <m:r>
              <w:rPr>
                <w:rFonts w:ascii="Cambria Math" w:hAnsi="Cambria Math" w:hint="eastAsia"/>
                <w:spacing w:val="-1"/>
              </w:rPr>
              <m:t>V</m:t>
            </m:r>
          </m:e>
          <m:sub>
            <m:r>
              <w:rPr>
                <w:rFonts w:ascii="Cambria Math" w:hAnsi="Cambria Math" w:hint="eastAsia"/>
                <w:spacing w:val="-1"/>
              </w:rPr>
              <m:t>d</m:t>
            </m:r>
          </m:sub>
        </m:sSub>
        <m:r>
          <m:rPr>
            <m:sty m:val="p"/>
          </m:rPr>
          <w:rPr>
            <w:rFonts w:ascii="Cambria Math" w:hAnsi="Cambria Math"/>
            <w:spacing w:val="-1"/>
          </w:rPr>
          <m:t>+</m:t>
        </m:r>
        <m:sSub>
          <m:sSubPr>
            <m:ctrlPr>
              <w:rPr>
                <w:rFonts w:ascii="Cambria Math" w:hAnsi="Cambria Math"/>
                <w:spacing w:val="-1"/>
              </w:rPr>
            </m:ctrlPr>
          </m:sSubPr>
          <m:e>
            <m:r>
              <w:rPr>
                <w:rFonts w:ascii="Cambria Math" w:hAnsi="Cambria Math" w:hint="eastAsia"/>
                <w:spacing w:val="-1"/>
              </w:rPr>
              <m:t>V</m:t>
            </m:r>
          </m:e>
          <m:sub>
            <m:r>
              <w:rPr>
                <w:rFonts w:ascii="Cambria Math" w:hAnsi="Cambria Math" w:hint="eastAsia"/>
                <w:spacing w:val="-1"/>
              </w:rPr>
              <m:t>l</m:t>
            </m:r>
          </m:sub>
        </m:sSub>
      </m:oMath>
      <w:r w:rsidRPr="009D257D">
        <w:rPr>
          <w:rFonts w:eastAsia="楷体" w:hint="eastAsia"/>
          <w:spacing w:val="-1"/>
          <w:sz w:val="24"/>
        </w:rPr>
        <w:t>。</w:t>
      </w:r>
    </w:p>
    <w:p w14:paraId="4957768D" w14:textId="77777777" w:rsidR="00F759FF" w:rsidRPr="009D257D" w:rsidRDefault="00F759FF" w:rsidP="00E57851">
      <w:pPr>
        <w:numPr>
          <w:ilvl w:val="0"/>
          <w:numId w:val="24"/>
        </w:numPr>
        <w:spacing w:line="400" w:lineRule="exact"/>
        <w:ind w:left="0" w:firstLineChars="200" w:firstLine="476"/>
        <w:jc w:val="both"/>
        <w:rPr>
          <w:rFonts w:eastAsia="楷体"/>
          <w:sz w:val="24"/>
        </w:rPr>
      </w:pPr>
      <w:r w:rsidRPr="009D257D">
        <w:rPr>
          <w:rFonts w:eastAsia="楷体" w:hint="eastAsia"/>
          <w:spacing w:val="-1"/>
          <w:sz w:val="24"/>
        </w:rPr>
        <w:t>对所有标签向量进行归一化处理即可得到最终的标签向量建模。</w:t>
      </w:r>
    </w:p>
    <w:p w14:paraId="3B6BE726" w14:textId="77777777" w:rsidR="00D465CA" w:rsidRDefault="00D465CA" w:rsidP="00D465CA">
      <w:pPr>
        <w:pStyle w:val="5"/>
      </w:pPr>
      <w:r>
        <w:rPr>
          <w:rFonts w:hint="eastAsia"/>
        </w:rPr>
        <w:t>模型优化</w:t>
      </w:r>
      <w:r>
        <w:t>模块</w:t>
      </w:r>
    </w:p>
    <w:p w14:paraId="358F742C" w14:textId="77777777" w:rsidR="00F759FF" w:rsidRPr="009D257D" w:rsidRDefault="00F759FF" w:rsidP="00F759FF">
      <w:pPr>
        <w:spacing w:line="400" w:lineRule="exact"/>
        <w:ind w:firstLineChars="200" w:firstLine="480"/>
        <w:rPr>
          <w:rFonts w:eastAsia="楷体"/>
          <w:sz w:val="24"/>
        </w:rPr>
      </w:pPr>
      <w:r w:rsidRPr="009D257D">
        <w:rPr>
          <w:rFonts w:eastAsia="楷体" w:hint="eastAsia"/>
          <w:sz w:val="24"/>
        </w:rPr>
        <w:t>前面几个模块已经完美的完成了特征工程方面的任务，本模块需要完成模型构造相关的工作，本模块将根据主流基分类器设计出契合的多标签模型结构，同时模块还会就模型</w:t>
      </w:r>
      <w:r w:rsidRPr="009D257D">
        <w:rPr>
          <w:rFonts w:eastAsia="楷体"/>
          <w:sz w:val="24"/>
        </w:rPr>
        <w:t>优化</w:t>
      </w:r>
      <w:r w:rsidRPr="009D257D">
        <w:rPr>
          <w:rFonts w:eastAsia="楷体" w:hint="eastAsia"/>
          <w:sz w:val="24"/>
        </w:rPr>
        <w:t>效率的问题进行深入研究。</w:t>
      </w:r>
    </w:p>
    <w:p w14:paraId="5B688DE1" w14:textId="77777777" w:rsidR="00F759FF" w:rsidRPr="009D257D" w:rsidRDefault="00F759FF" w:rsidP="00E57851">
      <w:pPr>
        <w:widowControl w:val="0"/>
        <w:numPr>
          <w:ilvl w:val="0"/>
          <w:numId w:val="25"/>
        </w:numPr>
        <w:spacing w:line="400" w:lineRule="exact"/>
        <w:ind w:left="0" w:firstLineChars="200" w:firstLine="480"/>
        <w:jc w:val="both"/>
        <w:rPr>
          <w:rFonts w:eastAsia="楷体"/>
          <w:sz w:val="24"/>
        </w:rPr>
      </w:pPr>
      <w:r w:rsidRPr="009D257D">
        <w:rPr>
          <w:rFonts w:eastAsia="楷体" w:hint="eastAsia"/>
          <w:sz w:val="24"/>
        </w:rPr>
        <w:t>模型结构设计</w:t>
      </w:r>
    </w:p>
    <w:p w14:paraId="5517DF08" w14:textId="77777777" w:rsidR="00F759FF" w:rsidRPr="009D257D" w:rsidRDefault="00F759FF" w:rsidP="00F759FF">
      <w:pPr>
        <w:spacing w:line="400" w:lineRule="exact"/>
        <w:ind w:firstLineChars="200" w:firstLine="480"/>
        <w:rPr>
          <w:rFonts w:eastAsia="楷体"/>
          <w:sz w:val="24"/>
        </w:rPr>
      </w:pPr>
      <w:r w:rsidRPr="009D257D">
        <w:rPr>
          <w:rFonts w:eastAsia="楷体"/>
          <w:sz w:val="24"/>
        </w:rPr>
        <w:t>多标签分类与传统分类最大的区别在于样本的类别不是确切的单类别，因此很难将传统分类算法应用于多标签分类。本文采用</w:t>
      </w:r>
      <w:r w:rsidRPr="009D257D">
        <w:rPr>
          <w:rFonts w:eastAsia="楷体"/>
          <w:sz w:val="24"/>
        </w:rPr>
        <w:t>Binary Relevance</w:t>
      </w:r>
      <w:r w:rsidRPr="009D257D">
        <w:rPr>
          <w:rFonts w:eastAsia="楷体"/>
          <w:sz w:val="24"/>
        </w:rPr>
        <w:t>方法处理上述问题。针对不同的基分类器，需要以不同的模型结构去适应。</w:t>
      </w:r>
    </w:p>
    <w:p w14:paraId="0FD41E23" w14:textId="77777777" w:rsidR="00F759FF" w:rsidRDefault="00F759FF" w:rsidP="00F759FF">
      <w:pPr>
        <w:keepNext/>
        <w:ind w:firstLineChars="200" w:firstLine="480"/>
        <w:jc w:val="center"/>
      </w:pPr>
      <w:r w:rsidRPr="00892D4F">
        <w:rPr>
          <w:rFonts w:ascii="Calibri" w:hAnsi="Calibri"/>
          <w:noProof/>
          <w:sz w:val="24"/>
          <w:szCs w:val="22"/>
        </w:rPr>
        <w:drawing>
          <wp:inline distT="0" distB="0" distL="0" distR="0" wp14:anchorId="4DBEF74D" wp14:editId="3222245C">
            <wp:extent cx="3562350" cy="19177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2350" cy="1917700"/>
                    </a:xfrm>
                    <a:prstGeom prst="rect">
                      <a:avLst/>
                    </a:prstGeom>
                    <a:noFill/>
                    <a:ln>
                      <a:noFill/>
                    </a:ln>
                  </pic:spPr>
                </pic:pic>
              </a:graphicData>
            </a:graphic>
          </wp:inline>
        </w:drawing>
      </w:r>
    </w:p>
    <w:p w14:paraId="5794CB3A" w14:textId="77777777" w:rsidR="00F759FF" w:rsidRDefault="00F759FF" w:rsidP="00F759FF">
      <w:pPr>
        <w:pStyle w:val="ad"/>
        <w:spacing w:line="400" w:lineRule="exact"/>
        <w:ind w:firstLineChars="200"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Pr>
          <w:rFonts w:hint="eastAsia"/>
        </w:rPr>
        <w:t>传统分类模型下的多标签结构图</w:t>
      </w:r>
    </w:p>
    <w:p w14:paraId="024557DA" w14:textId="77777777" w:rsidR="00F759FF" w:rsidRPr="009D257D" w:rsidRDefault="00F759FF" w:rsidP="00F759FF">
      <w:pPr>
        <w:spacing w:line="400" w:lineRule="exact"/>
        <w:ind w:firstLineChars="200" w:firstLine="480"/>
        <w:rPr>
          <w:rFonts w:eastAsia="楷体"/>
          <w:sz w:val="24"/>
        </w:rPr>
      </w:pPr>
      <w:r w:rsidRPr="009D257D">
        <w:rPr>
          <w:rFonts w:eastAsia="楷体"/>
          <w:sz w:val="24"/>
        </w:rPr>
        <w:t>传统机器学习方法在结构上相对简单，模型间的融合性也较差，因此可以用完全独立化的方法来组合分类器，具体结构如图所示。</w:t>
      </w:r>
      <w:r w:rsidRPr="009D257D">
        <w:rPr>
          <w:rFonts w:eastAsia="楷体" w:hint="eastAsia"/>
          <w:sz w:val="24"/>
        </w:rPr>
        <w:t>模型在一阶方法的基础上引入了语义分析模块，通过语义特征影响所有子分类器的结构，模型在优化过程中不仅有对子分类器参数的优化同时还包含了对语义分析参数的优化，文本的语义分布是标签在语义空间上的分解，每个标签代表特定的语义组合，因此我们可以用文本的语义分析来解释标签之间的关联关系，从而提升多标签文本分类的效果。</w:t>
      </w:r>
      <w:r w:rsidRPr="009D257D">
        <w:rPr>
          <w:rFonts w:eastAsia="楷体"/>
          <w:sz w:val="24"/>
        </w:rPr>
        <w:t>用</w:t>
      </w:r>
      <w:r w:rsidRPr="009D257D">
        <w:rPr>
          <w:rFonts w:eastAsia="楷体"/>
          <w:sz w:val="24"/>
        </w:rPr>
        <w:t>X</w:t>
      </w:r>
      <w:r w:rsidRPr="009D257D">
        <w:rPr>
          <w:rFonts w:eastAsia="楷体"/>
          <w:sz w:val="24"/>
        </w:rPr>
        <w:t>代表样本输入空间，</w:t>
      </w:r>
      <m:oMath>
        <m:r>
          <m:rPr>
            <m:sty m:val="p"/>
          </m:rPr>
          <w:rPr>
            <w:rFonts w:ascii="Cambria Math" w:hAnsi="Cambria Math"/>
            <w:noProof/>
            <w:kern w:val="0"/>
            <w:sz w:val="24"/>
            <w:szCs w:val="24"/>
          </w:rPr>
          <m:t>Y∈</m:t>
        </m:r>
        <m:sSup>
          <m:sSupPr>
            <m:ctrlPr>
              <w:rPr>
                <w:rFonts w:ascii="Cambria Math" w:hAnsi="Cambria Math"/>
                <w:i/>
                <w:noProof/>
                <w:kern w:val="0"/>
                <w:sz w:val="24"/>
                <w:szCs w:val="24"/>
              </w:rPr>
            </m:ctrlPr>
          </m:sSupPr>
          <m:e>
            <m:r>
              <w:rPr>
                <w:rFonts w:ascii="Cambria Math" w:hAnsi="Cambria Math"/>
                <w:noProof/>
                <w:kern w:val="0"/>
                <w:sz w:val="24"/>
                <w:szCs w:val="24"/>
              </w:rPr>
              <m:t>{0,1}</m:t>
            </m:r>
          </m:e>
          <m:sup>
            <m:r>
              <w:rPr>
                <w:rFonts w:ascii="Cambria Math" w:hAnsi="Cambria Math"/>
                <w:noProof/>
                <w:kern w:val="0"/>
                <w:sz w:val="24"/>
                <w:szCs w:val="24"/>
              </w:rPr>
              <m:t>m</m:t>
            </m:r>
          </m:sup>
        </m:sSup>
      </m:oMath>
      <w:r w:rsidRPr="009D257D">
        <w:rPr>
          <w:rFonts w:eastAsia="楷体"/>
          <w:sz w:val="24"/>
        </w:rPr>
        <w:t>代表样本输出空间，多标签模型可以定义为一个</w:t>
      </w:r>
      <w:r w:rsidRPr="009D257D">
        <w:rPr>
          <w:rFonts w:eastAsia="楷体"/>
          <w:sz w:val="24"/>
        </w:rPr>
        <w:t>X</w:t>
      </w:r>
      <w:r w:rsidRPr="009D257D">
        <w:rPr>
          <w:rFonts w:eastAsia="楷体"/>
          <w:sz w:val="24"/>
        </w:rPr>
        <w:sym w:font="Symbol" w:char="F0AE"/>
      </w:r>
      <w:r w:rsidRPr="009D257D">
        <w:rPr>
          <w:rFonts w:eastAsia="楷体"/>
          <w:sz w:val="24"/>
        </w:rPr>
        <w:t>Y</w:t>
      </w:r>
      <w:r w:rsidRPr="009D257D">
        <w:rPr>
          <w:rFonts w:eastAsia="楷体"/>
          <w:sz w:val="24"/>
        </w:rPr>
        <w:t>的映射。因此模型的输出</w:t>
      </w:r>
      <w:r w:rsidRPr="009D257D">
        <w:rPr>
          <w:rFonts w:eastAsia="楷体" w:hint="eastAsia"/>
          <w:sz w:val="24"/>
        </w:rPr>
        <w:t>可以定义为式</w:t>
      </w:r>
      <w:r w:rsidRPr="009D257D">
        <w:rPr>
          <w:rFonts w:eastAsia="楷体" w:hint="eastAsia"/>
          <w:sz w:val="24"/>
        </w:rPr>
        <w:t>4-19</w:t>
      </w:r>
      <w:r w:rsidRPr="009D257D">
        <w:rPr>
          <w:rFonts w:eastAsia="楷体" w:hint="eastAsia"/>
          <w:sz w:val="24"/>
        </w:rPr>
        <w:t>的形式</w:t>
      </w:r>
      <w:r w:rsidRPr="009D257D">
        <w:rPr>
          <w:rFonts w:eastAsia="楷体"/>
          <w:sz w:val="24"/>
        </w:rPr>
        <w:t>:</w:t>
      </w:r>
    </w:p>
    <w:p w14:paraId="3947E943" w14:textId="77777777" w:rsidR="00F759FF" w:rsidRPr="009D257D" w:rsidRDefault="00F759FF" w:rsidP="00F759FF">
      <w:pPr>
        <w:ind w:firstLineChars="200" w:firstLine="480"/>
        <w:jc w:val="center"/>
        <w:rPr>
          <w:rFonts w:eastAsia="楷体"/>
          <w:sz w:val="24"/>
        </w:rPr>
      </w:pPr>
      <w:r w:rsidRPr="009D257D">
        <w:rPr>
          <w:rFonts w:eastAsia="楷体"/>
          <w:sz w:val="24"/>
        </w:rPr>
        <w:fldChar w:fldCharType="begin"/>
      </w:r>
      <w:r w:rsidRPr="009D257D">
        <w:rPr>
          <w:rFonts w:eastAsia="楷体"/>
          <w:sz w:val="24"/>
        </w:rPr>
        <w:instrText xml:space="preserve"> INCLUDEPICTURE "C:\\Users\\Gsy\\AppData\\Roaming\\Tencent\\Users\\835373492\\QQ\\WinTemp\\RichOle\\BFKM@G17@V7OL~(EOHO2H0P.png" \* MERGEFORMATINET </w:instrText>
      </w:r>
      <w:r w:rsidRPr="009D257D">
        <w:rPr>
          <w:rFonts w:eastAsia="楷体"/>
          <w:sz w:val="24"/>
        </w:rPr>
        <w:fldChar w:fldCharType="separate"/>
      </w:r>
      <w:r w:rsidR="005C0D30">
        <w:rPr>
          <w:rFonts w:eastAsia="楷体"/>
          <w:sz w:val="24"/>
        </w:rPr>
        <w:fldChar w:fldCharType="begin"/>
      </w:r>
      <w:r w:rsidR="005C0D30">
        <w:rPr>
          <w:rFonts w:eastAsia="楷体"/>
          <w:sz w:val="24"/>
        </w:rPr>
        <w:instrText xml:space="preserve"> INCLUDEPICTURE  "C:\\Users\\Gsy\\AppData\\Roaming\\Tencent\\Users\\835373492\\QQ\\WinTemp\\RichOle\\BFKM@G17@V7OL~(EOHO2H0P.png" \* MERGEFORMATINET </w:instrText>
      </w:r>
      <w:r w:rsidR="005C0D30">
        <w:rPr>
          <w:rFonts w:eastAsia="楷体"/>
          <w:sz w:val="24"/>
        </w:rPr>
        <w:fldChar w:fldCharType="separate"/>
      </w:r>
      <w:r w:rsidR="00590A9E">
        <w:rPr>
          <w:rFonts w:eastAsia="楷体"/>
          <w:sz w:val="24"/>
        </w:rPr>
        <w:fldChar w:fldCharType="begin"/>
      </w:r>
      <w:r w:rsidR="00590A9E">
        <w:rPr>
          <w:rFonts w:eastAsia="楷体"/>
          <w:sz w:val="24"/>
        </w:rPr>
        <w:instrText xml:space="preserve"> INCLUDEPICTURE  "C:\\Users\\Gsy\\AppData\\Roaming\\Tencent\\Users\\835373492\\QQ\\WinTemp\\RichOle\\BFKM@G17@V7OL~(EOHO2H0P.png" \* MERGEFORMATINET </w:instrText>
      </w:r>
      <w:r w:rsidR="00590A9E">
        <w:rPr>
          <w:rFonts w:eastAsia="楷体"/>
          <w:sz w:val="24"/>
        </w:rPr>
        <w:fldChar w:fldCharType="separate"/>
      </w:r>
      <w:r w:rsidR="006E2E2F">
        <w:rPr>
          <w:rFonts w:eastAsia="楷体"/>
          <w:sz w:val="24"/>
        </w:rPr>
        <w:fldChar w:fldCharType="begin"/>
      </w:r>
      <w:r w:rsidR="006E2E2F">
        <w:rPr>
          <w:rFonts w:eastAsia="楷体"/>
          <w:sz w:val="24"/>
        </w:rPr>
        <w:instrText xml:space="preserve"> INCLUDEPICTURE  "C:\\Users\\Gsy\\AppData\\Roaming\\Tencent\\Users\\835373492\\QQ\\WinTemp\\RichOle\\BFKM@G17@V7OL~(EOHO2H0P.png" \* MERGEFORMATINET </w:instrText>
      </w:r>
      <w:r w:rsidR="006E2E2F">
        <w:rPr>
          <w:rFonts w:eastAsia="楷体"/>
          <w:sz w:val="24"/>
        </w:rPr>
        <w:fldChar w:fldCharType="separate"/>
      </w:r>
      <w:r w:rsidR="00590F82">
        <w:rPr>
          <w:rFonts w:eastAsia="楷体"/>
          <w:sz w:val="24"/>
        </w:rPr>
        <w:fldChar w:fldCharType="begin"/>
      </w:r>
      <w:r w:rsidR="00590F82">
        <w:rPr>
          <w:rFonts w:eastAsia="楷体"/>
          <w:sz w:val="24"/>
        </w:rPr>
        <w:instrText xml:space="preserve"> INCLUDEPICTURE  "C:\\Users\\Gsy\\AppData\\Roaming\\Tencent\\Users\\835373492\\QQ\\WinTemp\\RichOle\\BFKM@G17@V7OL~(EOHO2H0P.png" \* MERGEFORMATINET </w:instrText>
      </w:r>
      <w:r w:rsidR="00590F82">
        <w:rPr>
          <w:rFonts w:eastAsia="楷体"/>
          <w:sz w:val="24"/>
        </w:rPr>
        <w:fldChar w:fldCharType="separate"/>
      </w:r>
      <w:r w:rsidR="000D3D6D">
        <w:rPr>
          <w:rFonts w:eastAsia="楷体"/>
          <w:sz w:val="24"/>
        </w:rPr>
        <w:fldChar w:fldCharType="begin"/>
      </w:r>
      <w:r w:rsidR="000D3D6D">
        <w:rPr>
          <w:rFonts w:eastAsia="楷体"/>
          <w:sz w:val="24"/>
        </w:rPr>
        <w:instrText xml:space="preserve"> INCLUDEPICTURE  "C:\\Users\\Gsy\\AppData\\Roaming\\Tencent\\Users\\835373492\\QQ\\WinTemp\\RichOle\\BFKM@G17@V7OL~(EOHO2H0P.png" \* MERGEFORMATINET </w:instrText>
      </w:r>
      <w:r w:rsidR="000D3D6D">
        <w:rPr>
          <w:rFonts w:eastAsia="楷体"/>
          <w:sz w:val="24"/>
        </w:rPr>
        <w:fldChar w:fldCharType="separate"/>
      </w:r>
      <w:r w:rsidR="000C4BE8">
        <w:rPr>
          <w:rFonts w:eastAsia="楷体"/>
          <w:sz w:val="24"/>
        </w:rPr>
        <w:fldChar w:fldCharType="begin"/>
      </w:r>
      <w:r w:rsidR="000C4BE8">
        <w:rPr>
          <w:rFonts w:eastAsia="楷体"/>
          <w:sz w:val="24"/>
        </w:rPr>
        <w:instrText xml:space="preserve"> INCLUDEPICTURE  "C:\\Users\\Gsy\\AppData\\Roaming\\Tencent\\Users\\835373492\\QQ\\WinTemp\\RichOle\\BFKM@G17@V7OL~(EOHO2H0P.png" \* MERGEFORMATINET </w:instrText>
      </w:r>
      <w:r w:rsidR="000C4BE8">
        <w:rPr>
          <w:rFonts w:eastAsia="楷体"/>
          <w:sz w:val="24"/>
        </w:rPr>
        <w:fldChar w:fldCharType="separate"/>
      </w:r>
      <w:r w:rsidR="00B85F47">
        <w:rPr>
          <w:rFonts w:eastAsia="楷体"/>
          <w:sz w:val="24"/>
        </w:rPr>
        <w:fldChar w:fldCharType="begin"/>
      </w:r>
      <w:r w:rsidR="00B85F47">
        <w:rPr>
          <w:rFonts w:eastAsia="楷体"/>
          <w:sz w:val="24"/>
        </w:rPr>
        <w:instrText xml:space="preserve"> INCLUDEPICTURE  "C:\\Users\\Gsy\\AppData\\Roaming\\Tencent\\Users\\835373492\\QQ\\WinTemp\\RichOle\\BFKM@G17@V7OL~(EOHO2H0P.png" \* MERGEFORMATINET </w:instrText>
      </w:r>
      <w:r w:rsidR="00B85F47">
        <w:rPr>
          <w:rFonts w:eastAsia="楷体"/>
          <w:sz w:val="24"/>
        </w:rPr>
        <w:fldChar w:fldCharType="separate"/>
      </w:r>
      <w:r w:rsidR="00DF19C1">
        <w:rPr>
          <w:rFonts w:eastAsia="楷体"/>
          <w:sz w:val="24"/>
        </w:rPr>
        <w:fldChar w:fldCharType="begin"/>
      </w:r>
      <w:r w:rsidR="00DF19C1">
        <w:rPr>
          <w:rFonts w:eastAsia="楷体"/>
          <w:sz w:val="24"/>
        </w:rPr>
        <w:instrText xml:space="preserve"> INCLUDEPICTURE  "C:\\Users\\Gsy\\AppData\\Roaming\\Tencent\\Users\\835373492\\QQ\\WinTemp\\RichOle\\BFKM@G17@V7OL~(EOHO2H0P.png" \* MERGEFORMATINET </w:instrText>
      </w:r>
      <w:r w:rsidR="00DF19C1">
        <w:rPr>
          <w:rFonts w:eastAsia="楷体"/>
          <w:sz w:val="24"/>
        </w:rPr>
        <w:fldChar w:fldCharType="separate"/>
      </w:r>
      <w:r w:rsidR="00E059D3">
        <w:rPr>
          <w:rFonts w:eastAsia="楷体"/>
          <w:sz w:val="24"/>
        </w:rPr>
        <w:fldChar w:fldCharType="begin"/>
      </w:r>
      <w:r w:rsidR="00E059D3">
        <w:rPr>
          <w:rFonts w:eastAsia="楷体"/>
          <w:sz w:val="24"/>
        </w:rPr>
        <w:instrText xml:space="preserve"> INCLUDEPICTURE  "C:\\Users\\Gsy\\AppData\\Roaming\\Tencent\\Users\\835373492\\QQ\\WinTemp\\RichOle\\BFKM@G17@V7OL~(EOHO2H0P.png" \* MERGEFORMATINET </w:instrText>
      </w:r>
      <w:r w:rsidR="00E059D3">
        <w:rPr>
          <w:rFonts w:eastAsia="楷体"/>
          <w:sz w:val="24"/>
        </w:rPr>
        <w:fldChar w:fldCharType="separate"/>
      </w:r>
      <w:r w:rsidR="00E059D3">
        <w:rPr>
          <w:rFonts w:eastAsia="楷体"/>
          <w:sz w:val="24"/>
        </w:rPr>
        <w:pict w14:anchorId="62D999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29.25pt">
            <v:imagedata r:id="rId20" r:href="rId21"/>
          </v:shape>
        </w:pict>
      </w:r>
      <w:r w:rsidR="00E059D3">
        <w:rPr>
          <w:rFonts w:eastAsia="楷体"/>
          <w:sz w:val="24"/>
        </w:rPr>
        <w:fldChar w:fldCharType="end"/>
      </w:r>
      <w:r w:rsidR="00DF19C1">
        <w:rPr>
          <w:rFonts w:eastAsia="楷体"/>
          <w:sz w:val="24"/>
        </w:rPr>
        <w:fldChar w:fldCharType="end"/>
      </w:r>
      <w:r w:rsidR="00B85F47">
        <w:rPr>
          <w:rFonts w:eastAsia="楷体"/>
          <w:sz w:val="24"/>
        </w:rPr>
        <w:fldChar w:fldCharType="end"/>
      </w:r>
      <w:r w:rsidR="000C4BE8">
        <w:rPr>
          <w:rFonts w:eastAsia="楷体"/>
          <w:sz w:val="24"/>
        </w:rPr>
        <w:fldChar w:fldCharType="end"/>
      </w:r>
      <w:r w:rsidR="000D3D6D">
        <w:rPr>
          <w:rFonts w:eastAsia="楷体"/>
          <w:sz w:val="24"/>
        </w:rPr>
        <w:fldChar w:fldCharType="end"/>
      </w:r>
      <w:r w:rsidR="00590F82">
        <w:rPr>
          <w:rFonts w:eastAsia="楷体"/>
          <w:sz w:val="24"/>
        </w:rPr>
        <w:fldChar w:fldCharType="end"/>
      </w:r>
      <w:r w:rsidR="006E2E2F">
        <w:rPr>
          <w:rFonts w:eastAsia="楷体"/>
          <w:sz w:val="24"/>
        </w:rPr>
        <w:fldChar w:fldCharType="end"/>
      </w:r>
      <w:r w:rsidR="00590A9E">
        <w:rPr>
          <w:rFonts w:eastAsia="楷体"/>
          <w:sz w:val="24"/>
        </w:rPr>
        <w:fldChar w:fldCharType="end"/>
      </w:r>
      <w:r w:rsidR="005C0D30">
        <w:rPr>
          <w:rFonts w:eastAsia="楷体"/>
          <w:sz w:val="24"/>
        </w:rPr>
        <w:fldChar w:fldCharType="end"/>
      </w:r>
      <w:r w:rsidRPr="009D257D">
        <w:rPr>
          <w:rFonts w:eastAsia="楷体"/>
          <w:sz w:val="24"/>
        </w:rPr>
        <w:fldChar w:fldCharType="end"/>
      </w:r>
    </w:p>
    <w:p w14:paraId="16CC897C" w14:textId="77777777" w:rsidR="00F759FF" w:rsidRPr="009D257D" w:rsidRDefault="00F759FF" w:rsidP="00F759FF">
      <w:pPr>
        <w:spacing w:line="400" w:lineRule="exact"/>
        <w:ind w:firstLineChars="200" w:firstLine="480"/>
        <w:rPr>
          <w:rFonts w:eastAsia="楷体"/>
          <w:sz w:val="24"/>
        </w:rPr>
      </w:pPr>
      <w:r w:rsidRPr="009D257D">
        <w:rPr>
          <w:rFonts w:eastAsia="楷体"/>
          <w:sz w:val="24"/>
        </w:rPr>
        <w:lastRenderedPageBreak/>
        <w:t>图中</w:t>
      </w:r>
      <m:oMath>
        <m:d>
          <m:dPr>
            <m:ctrlPr>
              <w:rPr>
                <w:rFonts w:ascii="Cambria Math" w:hAnsi="Cambria Math"/>
                <w:i/>
                <w:noProof/>
                <w:kern w:val="0"/>
                <w:sz w:val="24"/>
                <w:szCs w:val="24"/>
              </w:rPr>
            </m:ctrlPr>
          </m:dPr>
          <m:e>
            <m:sSub>
              <m:sSubPr>
                <m:ctrlPr>
                  <w:rPr>
                    <w:rFonts w:ascii="Cambria Math" w:hAnsi="Cambria Math"/>
                    <w:noProof/>
                    <w:kern w:val="0"/>
                    <w:sz w:val="24"/>
                    <w:szCs w:val="24"/>
                  </w:rPr>
                </m:ctrlPr>
              </m:sSubPr>
              <m:e>
                <m:r>
                  <w:rPr>
                    <w:rFonts w:ascii="Cambria Math" w:hAnsi="Cambria Math"/>
                    <w:noProof/>
                    <w:kern w:val="0"/>
                    <w:sz w:val="24"/>
                    <w:szCs w:val="24"/>
                  </w:rPr>
                  <m:t>h</m:t>
                </m:r>
              </m:e>
              <m:sub>
                <m:r>
                  <m:rPr>
                    <m:sty m:val="p"/>
                  </m:rPr>
                  <w:rPr>
                    <w:rFonts w:ascii="Cambria Math" w:hAnsi="Cambria Math"/>
                    <w:noProof/>
                    <w:kern w:val="0"/>
                    <w:sz w:val="24"/>
                    <w:szCs w:val="24"/>
                  </w:rPr>
                  <m:t>1</m:t>
                </m:r>
              </m:sub>
            </m:sSub>
            <m:r>
              <m:rPr>
                <m:sty m:val="p"/>
              </m:rPr>
              <w:rPr>
                <w:rFonts w:ascii="Cambria Math" w:hAnsi="Cambria Math"/>
                <w:noProof/>
                <w:kern w:val="0"/>
                <w:sz w:val="24"/>
                <w:szCs w:val="24"/>
              </w:rPr>
              <m:t>,</m:t>
            </m:r>
            <m:sSub>
              <m:sSubPr>
                <m:ctrlPr>
                  <w:rPr>
                    <w:rFonts w:ascii="Cambria Math" w:hAnsi="Cambria Math"/>
                    <w:noProof/>
                    <w:kern w:val="0"/>
                    <w:sz w:val="24"/>
                    <w:szCs w:val="24"/>
                  </w:rPr>
                </m:ctrlPr>
              </m:sSubPr>
              <m:e>
                <m:r>
                  <w:rPr>
                    <w:rFonts w:ascii="Cambria Math" w:hAnsi="Cambria Math"/>
                    <w:noProof/>
                    <w:kern w:val="0"/>
                    <w:sz w:val="24"/>
                    <w:szCs w:val="24"/>
                  </w:rPr>
                  <m:t>h</m:t>
                </m:r>
              </m:e>
              <m:sub>
                <m:r>
                  <m:rPr>
                    <m:sty m:val="p"/>
                  </m:rPr>
                  <w:rPr>
                    <w:rFonts w:ascii="Cambria Math" w:hAnsi="Cambria Math"/>
                    <w:noProof/>
                    <w:kern w:val="0"/>
                    <w:sz w:val="24"/>
                    <w:szCs w:val="24"/>
                  </w:rPr>
                  <m:t>2</m:t>
                </m:r>
              </m:sub>
            </m:sSub>
            <m:r>
              <m:rPr>
                <m:sty m:val="p"/>
              </m:rPr>
              <w:rPr>
                <w:rFonts w:ascii="Cambria Math" w:hAnsi="Cambria Math"/>
                <w:noProof/>
                <w:kern w:val="0"/>
                <w:sz w:val="24"/>
                <w:szCs w:val="24"/>
              </w:rPr>
              <m:t>,</m:t>
            </m:r>
            <m:sSub>
              <m:sSubPr>
                <m:ctrlPr>
                  <w:rPr>
                    <w:rFonts w:ascii="Cambria Math" w:hAnsi="Cambria Math"/>
                    <w:noProof/>
                    <w:kern w:val="0"/>
                    <w:sz w:val="24"/>
                    <w:szCs w:val="24"/>
                  </w:rPr>
                </m:ctrlPr>
              </m:sSubPr>
              <m:e>
                <m:r>
                  <m:rPr>
                    <m:sty m:val="p"/>
                  </m:rPr>
                  <w:rPr>
                    <w:rFonts w:ascii="Cambria Math" w:hAnsi="Cambria Math"/>
                    <w:noProof/>
                    <w:kern w:val="0"/>
                    <w:sz w:val="24"/>
                    <w:szCs w:val="24"/>
                  </w:rPr>
                  <m:t>…,</m:t>
                </m:r>
                <m:r>
                  <w:rPr>
                    <w:rFonts w:ascii="Cambria Math" w:hAnsi="Cambria Math"/>
                    <w:noProof/>
                    <w:kern w:val="0"/>
                    <w:sz w:val="24"/>
                    <w:szCs w:val="24"/>
                  </w:rPr>
                  <m:t>h</m:t>
                </m:r>
              </m:e>
              <m:sub>
                <m:r>
                  <w:rPr>
                    <w:rFonts w:ascii="Cambria Math" w:hAnsi="Cambria Math"/>
                    <w:noProof/>
                    <w:kern w:val="0"/>
                    <w:sz w:val="24"/>
                    <w:szCs w:val="24"/>
                  </w:rPr>
                  <m:t>m</m:t>
                </m:r>
              </m:sub>
            </m:sSub>
          </m:e>
        </m:d>
      </m:oMath>
      <w:r w:rsidRPr="009D257D">
        <w:rPr>
          <w:rFonts w:eastAsia="楷体"/>
          <w:sz w:val="24"/>
        </w:rPr>
        <w:t>代表</w:t>
      </w:r>
      <w:r w:rsidRPr="009D257D">
        <w:rPr>
          <w:rFonts w:eastAsia="楷体"/>
          <w:sz w:val="24"/>
        </w:rPr>
        <w:t>m</w:t>
      </w:r>
      <w:r w:rsidRPr="009D257D">
        <w:rPr>
          <w:rFonts w:eastAsia="楷体"/>
          <w:sz w:val="24"/>
        </w:rPr>
        <w:t>个二分类器，</w:t>
      </w:r>
      <m:oMath>
        <m:r>
          <m:rPr>
            <m:sty m:val="p"/>
          </m:rPr>
          <w:rPr>
            <w:rFonts w:ascii="Cambria Math" w:hAnsi="Cambria Math"/>
            <w:noProof/>
            <w:kern w:val="0"/>
            <w:sz w:val="24"/>
            <w:szCs w:val="24"/>
          </w:rPr>
          <m:t xml:space="preserve"> y=</m:t>
        </m:r>
        <m:d>
          <m:dPr>
            <m:begChr m:val="{"/>
            <m:endChr m:val="}"/>
            <m:ctrlPr>
              <w:rPr>
                <w:rFonts w:ascii="Cambria Math" w:hAnsi="Cambria Math"/>
                <w:noProof/>
                <w:kern w:val="0"/>
                <w:sz w:val="24"/>
                <w:szCs w:val="24"/>
              </w:rPr>
            </m:ctrlPr>
          </m:dPr>
          <m:e>
            <m:sSub>
              <m:sSubPr>
                <m:ctrlPr>
                  <w:rPr>
                    <w:rFonts w:ascii="Cambria Math" w:hAnsi="Cambria Math"/>
                    <w:noProof/>
                    <w:kern w:val="0"/>
                    <w:sz w:val="24"/>
                    <w:szCs w:val="24"/>
                  </w:rPr>
                </m:ctrlPr>
              </m:sSubPr>
              <m:e>
                <m:r>
                  <w:rPr>
                    <w:rFonts w:ascii="Cambria Math" w:hAnsi="Cambria Math"/>
                    <w:noProof/>
                    <w:kern w:val="0"/>
                    <w:sz w:val="24"/>
                    <w:szCs w:val="24"/>
                  </w:rPr>
                  <m:t>y</m:t>
                </m:r>
              </m:e>
              <m:sub>
                <m:r>
                  <m:rPr>
                    <m:sty m:val="p"/>
                  </m:rPr>
                  <w:rPr>
                    <w:rFonts w:ascii="Cambria Math" w:hAnsi="Cambria Math"/>
                    <w:noProof/>
                    <w:kern w:val="0"/>
                    <w:sz w:val="24"/>
                    <w:szCs w:val="24"/>
                  </w:rPr>
                  <m:t>1</m:t>
                </m:r>
              </m:sub>
            </m:sSub>
            <m:r>
              <m:rPr>
                <m:sty m:val="p"/>
              </m:rPr>
              <w:rPr>
                <w:rFonts w:ascii="Cambria Math" w:hAnsi="Cambria Math"/>
                <w:noProof/>
                <w:kern w:val="0"/>
                <w:sz w:val="24"/>
                <w:szCs w:val="24"/>
              </w:rPr>
              <m:t>,</m:t>
            </m:r>
            <m:sSub>
              <m:sSubPr>
                <m:ctrlPr>
                  <w:rPr>
                    <w:rFonts w:ascii="Cambria Math" w:hAnsi="Cambria Math"/>
                    <w:noProof/>
                    <w:kern w:val="0"/>
                    <w:sz w:val="24"/>
                    <w:szCs w:val="24"/>
                  </w:rPr>
                </m:ctrlPr>
              </m:sSubPr>
              <m:e>
                <m:r>
                  <w:rPr>
                    <w:rFonts w:ascii="Cambria Math" w:hAnsi="Cambria Math"/>
                    <w:noProof/>
                    <w:kern w:val="0"/>
                    <w:sz w:val="24"/>
                    <w:szCs w:val="24"/>
                  </w:rPr>
                  <m:t>y</m:t>
                </m:r>
              </m:e>
              <m:sub>
                <m:r>
                  <m:rPr>
                    <m:sty m:val="p"/>
                  </m:rPr>
                  <w:rPr>
                    <w:rFonts w:ascii="Cambria Math" w:hAnsi="Cambria Math"/>
                    <w:noProof/>
                    <w:kern w:val="0"/>
                    <w:sz w:val="24"/>
                    <w:szCs w:val="24"/>
                  </w:rPr>
                  <m:t>2</m:t>
                </m:r>
              </m:sub>
            </m:sSub>
            <m:r>
              <m:rPr>
                <m:sty m:val="p"/>
              </m:rPr>
              <w:rPr>
                <w:rFonts w:ascii="Cambria Math" w:hAnsi="Cambria Math"/>
                <w:noProof/>
                <w:kern w:val="0"/>
                <w:sz w:val="24"/>
                <w:szCs w:val="24"/>
              </w:rPr>
              <m:t>,</m:t>
            </m:r>
            <m:sSub>
              <m:sSubPr>
                <m:ctrlPr>
                  <w:rPr>
                    <w:rFonts w:ascii="Cambria Math" w:hAnsi="Cambria Math"/>
                    <w:noProof/>
                    <w:kern w:val="0"/>
                    <w:sz w:val="24"/>
                    <w:szCs w:val="24"/>
                  </w:rPr>
                </m:ctrlPr>
              </m:sSubPr>
              <m:e>
                <m:r>
                  <m:rPr>
                    <m:sty m:val="p"/>
                  </m:rPr>
                  <w:rPr>
                    <w:rFonts w:ascii="Cambria Math" w:hAnsi="Cambria Math"/>
                    <w:noProof/>
                    <w:kern w:val="0"/>
                    <w:sz w:val="24"/>
                    <w:szCs w:val="24"/>
                  </w:rPr>
                  <m:t>…,</m:t>
                </m:r>
                <m:r>
                  <w:rPr>
                    <w:rFonts w:ascii="Cambria Math" w:hAnsi="Cambria Math"/>
                    <w:noProof/>
                    <w:kern w:val="0"/>
                    <w:sz w:val="24"/>
                    <w:szCs w:val="24"/>
                  </w:rPr>
                  <m:t>y</m:t>
                </m:r>
              </m:e>
              <m:sub>
                <m:r>
                  <w:rPr>
                    <w:rFonts w:ascii="Cambria Math" w:hAnsi="Cambria Math"/>
                    <w:noProof/>
                    <w:kern w:val="0"/>
                    <w:sz w:val="24"/>
                    <w:szCs w:val="24"/>
                  </w:rPr>
                  <m:t>m</m:t>
                </m:r>
              </m:sub>
            </m:sSub>
          </m:e>
        </m:d>
      </m:oMath>
      <w:r w:rsidRPr="009D257D">
        <w:rPr>
          <w:rFonts w:eastAsia="楷体"/>
          <w:sz w:val="24"/>
        </w:rPr>
        <w:t>为整体模型</w:t>
      </w:r>
      <m:oMath>
        <m:r>
          <w:rPr>
            <w:rFonts w:ascii="Cambria Math" w:hAnsi="Cambria Math"/>
            <w:noProof/>
            <w:kern w:val="0"/>
            <w:sz w:val="24"/>
            <w:szCs w:val="24"/>
          </w:rPr>
          <m:t>h</m:t>
        </m:r>
        <m:d>
          <m:dPr>
            <m:ctrlPr>
              <w:rPr>
                <w:rFonts w:ascii="Cambria Math" w:hAnsi="Cambria Math"/>
                <w:i/>
                <w:noProof/>
                <w:kern w:val="0"/>
                <w:sz w:val="24"/>
                <w:szCs w:val="24"/>
              </w:rPr>
            </m:ctrlPr>
          </m:dPr>
          <m:e>
            <m:r>
              <w:rPr>
                <w:rFonts w:ascii="Cambria Math" w:hAnsi="Cambria Math"/>
                <w:noProof/>
                <w:kern w:val="0"/>
                <w:sz w:val="24"/>
                <w:szCs w:val="24"/>
              </w:rPr>
              <m:t>x</m:t>
            </m:r>
          </m:e>
        </m:d>
      </m:oMath>
      <w:r w:rsidRPr="009D257D">
        <w:rPr>
          <w:rFonts w:eastAsia="楷体"/>
          <w:sz w:val="24"/>
        </w:rPr>
        <w:t>对</w:t>
      </w:r>
      <w:r w:rsidRPr="009D257D">
        <w:rPr>
          <w:rFonts w:eastAsia="楷体"/>
          <w:sz w:val="24"/>
        </w:rPr>
        <w:t>sample</w:t>
      </w:r>
      <w:r w:rsidRPr="009D257D">
        <w:rPr>
          <w:rFonts w:eastAsia="楷体"/>
          <w:sz w:val="24"/>
        </w:rPr>
        <w:t>的预测结果</w:t>
      </w:r>
      <w:r w:rsidRPr="009D257D">
        <w:rPr>
          <w:rFonts w:eastAsia="楷体"/>
          <w:sz w:val="24"/>
        </w:rPr>
        <w:t>,</w:t>
      </w:r>
      <w:r w:rsidRPr="009D257D">
        <w:rPr>
          <w:rFonts w:eastAsia="楷体" w:hint="eastAsia"/>
          <w:sz w:val="24"/>
        </w:rPr>
        <w:t>y</w:t>
      </w:r>
      <w:r w:rsidRPr="009D257D">
        <w:rPr>
          <w:rFonts w:eastAsia="楷体" w:hint="eastAsia"/>
          <w:sz w:val="24"/>
        </w:rPr>
        <w:t>的每个分量取值区间为</w:t>
      </w:r>
      <w:r w:rsidRPr="009D257D">
        <w:rPr>
          <w:rFonts w:eastAsia="楷体" w:hint="eastAsia"/>
          <w:sz w:val="24"/>
        </w:rPr>
        <w:t>[0,1]</w:t>
      </w:r>
      <w:r w:rsidRPr="009D257D">
        <w:rPr>
          <w:rFonts w:eastAsia="楷体" w:hint="eastAsia"/>
          <w:sz w:val="24"/>
        </w:rPr>
        <w:t>，代表样本属于对应标签的概率，</w:t>
      </w:r>
      <w:r w:rsidRPr="009D257D">
        <w:rPr>
          <w:rFonts w:eastAsia="楷体"/>
          <w:sz w:val="24"/>
        </w:rPr>
        <w:t>按照图</w:t>
      </w:r>
      <w:r w:rsidRPr="009D257D">
        <w:rPr>
          <w:rFonts w:eastAsia="楷体" w:hint="eastAsia"/>
          <w:sz w:val="24"/>
        </w:rPr>
        <w:t>4-9</w:t>
      </w:r>
      <w:r w:rsidRPr="009D257D">
        <w:rPr>
          <w:rFonts w:eastAsia="楷体"/>
          <w:sz w:val="24"/>
        </w:rPr>
        <w:t>结构易知</w:t>
      </w:r>
      <w:r w:rsidRPr="009D257D">
        <w:rPr>
          <w:rFonts w:eastAsia="楷体"/>
          <w:sz w:val="24"/>
        </w:rPr>
        <w:t xml:space="preserve"> </w:t>
      </w:r>
      <m:oMath>
        <m:sSub>
          <m:sSubPr>
            <m:ctrlPr>
              <w:rPr>
                <w:rFonts w:ascii="Cambria Math" w:hAnsi="Cambria Math"/>
                <w:noProof/>
                <w:kern w:val="0"/>
                <w:sz w:val="24"/>
                <w:szCs w:val="24"/>
              </w:rPr>
            </m:ctrlPr>
          </m:sSubPr>
          <m:e>
            <m:r>
              <w:rPr>
                <w:rFonts w:ascii="Cambria Math" w:hAnsi="Cambria Math"/>
                <w:noProof/>
                <w:kern w:val="0"/>
                <w:sz w:val="24"/>
                <w:szCs w:val="24"/>
              </w:rPr>
              <m:t>y</m:t>
            </m:r>
          </m:e>
          <m:sub>
            <m:r>
              <m:rPr>
                <m:sty m:val="p"/>
              </m:rPr>
              <w:rPr>
                <w:rFonts w:ascii="Cambria Math" w:hAnsi="Cambria Math"/>
                <w:noProof/>
                <w:kern w:val="0"/>
                <w:sz w:val="24"/>
                <w:szCs w:val="24"/>
              </w:rPr>
              <m:t>i</m:t>
            </m:r>
          </m:sub>
        </m:sSub>
        <m:r>
          <w:rPr>
            <w:rFonts w:ascii="Cambria Math" w:hAnsi="Cambria Math"/>
            <w:noProof/>
            <w:kern w:val="0"/>
            <w:sz w:val="24"/>
            <w:szCs w:val="24"/>
          </w:rPr>
          <m:t xml:space="preserve">= </m:t>
        </m:r>
        <m:sSub>
          <m:sSubPr>
            <m:ctrlPr>
              <w:rPr>
                <w:rFonts w:ascii="Cambria Math" w:hAnsi="Cambria Math"/>
                <w:noProof/>
                <w:kern w:val="0"/>
                <w:sz w:val="24"/>
                <w:szCs w:val="24"/>
              </w:rPr>
            </m:ctrlPr>
          </m:sSubPr>
          <m:e>
            <m:r>
              <w:rPr>
                <w:rFonts w:ascii="Cambria Math" w:hAnsi="Cambria Math"/>
                <w:noProof/>
                <w:kern w:val="0"/>
                <w:sz w:val="24"/>
                <w:szCs w:val="24"/>
              </w:rPr>
              <m:t>h</m:t>
            </m:r>
          </m:e>
          <m:sub>
            <m:r>
              <m:rPr>
                <m:sty m:val="p"/>
              </m:rPr>
              <w:rPr>
                <w:rFonts w:ascii="Cambria Math" w:hAnsi="Cambria Math"/>
                <w:noProof/>
                <w:kern w:val="0"/>
                <w:sz w:val="24"/>
                <w:szCs w:val="24"/>
              </w:rPr>
              <m:t>i</m:t>
            </m:r>
          </m:sub>
        </m:sSub>
        <m:r>
          <w:rPr>
            <w:rFonts w:ascii="Cambria Math" w:hAnsi="Cambria Math"/>
            <w:noProof/>
            <w:kern w:val="0"/>
            <w:sz w:val="24"/>
            <w:szCs w:val="24"/>
          </w:rPr>
          <m:t>(sample)</m:t>
        </m:r>
      </m:oMath>
      <w:r w:rsidRPr="009D257D">
        <w:rPr>
          <w:rFonts w:eastAsia="楷体"/>
          <w:sz w:val="24"/>
        </w:rPr>
        <w:t>。</w:t>
      </w:r>
      <w:r w:rsidRPr="009D257D">
        <w:rPr>
          <w:rFonts w:eastAsia="楷体" w:hint="eastAsia"/>
          <w:sz w:val="24"/>
        </w:rPr>
        <w:t>需要注意的是式</w:t>
      </w:r>
      <w:r w:rsidRPr="009D257D">
        <w:rPr>
          <w:rFonts w:eastAsia="楷体" w:hint="eastAsia"/>
          <w:sz w:val="24"/>
        </w:rPr>
        <w:t>4-19</w:t>
      </w:r>
      <w:r w:rsidRPr="009D257D">
        <w:rPr>
          <w:rFonts w:eastAsia="楷体" w:hint="eastAsia"/>
          <w:sz w:val="24"/>
        </w:rPr>
        <w:t>中的</w:t>
      </w:r>
      <w:r w:rsidRPr="009D257D">
        <w:rPr>
          <w:rFonts w:eastAsia="楷体" w:hint="eastAsia"/>
          <w:sz w:val="24"/>
        </w:rPr>
        <w:t>x</w:t>
      </w:r>
      <w:r w:rsidRPr="009D257D">
        <w:rPr>
          <w:rFonts w:eastAsia="楷体" w:hint="eastAsia"/>
          <w:sz w:val="24"/>
        </w:rPr>
        <w:t>代表样本的特征向量，依前文所述，这里的特征向量由样本基础向量和语义特征向量组合而成，语义特征为模型额外提供了标签关联信息从而优化了模型效果，本文将这种方法称为语义特征增强。在传统分类模型下的语义嵌入中，保持语义特征不变，分类器参数的优化等价于各个子分类器参数的独立优化。</w:t>
      </w:r>
    </w:p>
    <w:p w14:paraId="3FC311DE" w14:textId="77777777" w:rsidR="00F759FF" w:rsidRPr="009D257D" w:rsidRDefault="00F759FF" w:rsidP="00E57851">
      <w:pPr>
        <w:widowControl w:val="0"/>
        <w:numPr>
          <w:ilvl w:val="0"/>
          <w:numId w:val="25"/>
        </w:numPr>
        <w:spacing w:line="400" w:lineRule="exact"/>
        <w:ind w:left="0" w:firstLineChars="200" w:firstLine="480"/>
        <w:jc w:val="both"/>
        <w:rPr>
          <w:rFonts w:eastAsia="楷体"/>
          <w:sz w:val="24"/>
        </w:rPr>
      </w:pPr>
      <w:r w:rsidRPr="009D257D">
        <w:rPr>
          <w:rFonts w:eastAsia="楷体" w:hint="eastAsia"/>
          <w:sz w:val="24"/>
        </w:rPr>
        <w:t>优化策略设计</w:t>
      </w:r>
    </w:p>
    <w:p w14:paraId="399157DA" w14:textId="77777777" w:rsidR="00F759FF" w:rsidRPr="009D257D" w:rsidRDefault="00F759FF" w:rsidP="00F759FF">
      <w:pPr>
        <w:pStyle w:val="references"/>
        <w:numPr>
          <w:ilvl w:val="0"/>
          <w:numId w:val="0"/>
        </w:numPr>
        <w:spacing w:after="0" w:line="400" w:lineRule="exact"/>
        <w:ind w:firstLineChars="200" w:firstLine="480"/>
        <w:rPr>
          <w:rFonts w:eastAsia="楷体"/>
          <w:sz w:val="24"/>
          <w:szCs w:val="24"/>
          <w:lang w:eastAsia="zh-CN"/>
        </w:rPr>
      </w:pPr>
      <w:r w:rsidRPr="009D257D">
        <w:rPr>
          <w:rFonts w:eastAsia="楷体"/>
          <w:sz w:val="24"/>
          <w:szCs w:val="24"/>
          <w:lang w:eastAsia="zh-CN"/>
        </w:rPr>
        <w:t>本</w:t>
      </w:r>
      <w:r w:rsidRPr="009D257D">
        <w:rPr>
          <w:rFonts w:eastAsia="楷体" w:hint="eastAsia"/>
          <w:sz w:val="24"/>
          <w:szCs w:val="24"/>
          <w:lang w:eastAsia="zh-CN"/>
        </w:rPr>
        <w:t>课题</w:t>
      </w:r>
      <w:r w:rsidRPr="009D257D">
        <w:rPr>
          <w:rFonts w:eastAsia="楷体"/>
          <w:sz w:val="24"/>
          <w:szCs w:val="24"/>
          <w:lang w:eastAsia="zh-CN"/>
        </w:rPr>
        <w:t>提出的多标签分类模型的参数</w:t>
      </w:r>
      <w:r w:rsidRPr="009D257D">
        <w:rPr>
          <w:rFonts w:eastAsia="楷体" w:hint="eastAsia"/>
          <w:sz w:val="24"/>
          <w:szCs w:val="24"/>
          <w:lang w:eastAsia="zh-CN"/>
        </w:rPr>
        <w:t>主要</w:t>
      </w:r>
      <w:r w:rsidRPr="009D257D">
        <w:rPr>
          <w:rFonts w:eastAsia="楷体"/>
          <w:sz w:val="24"/>
          <w:szCs w:val="24"/>
          <w:lang w:eastAsia="zh-CN"/>
        </w:rPr>
        <w:t>是</w:t>
      </w:r>
      <w:r w:rsidRPr="009D257D">
        <w:rPr>
          <w:rFonts w:eastAsia="楷体"/>
          <w:sz w:val="24"/>
          <w:szCs w:val="24"/>
          <w:lang w:eastAsia="zh-CN"/>
        </w:rPr>
        <w:t>LDA</w:t>
      </w:r>
      <w:r w:rsidRPr="009D257D">
        <w:rPr>
          <w:rFonts w:eastAsia="楷体"/>
          <w:sz w:val="24"/>
          <w:szCs w:val="24"/>
          <w:lang w:eastAsia="zh-CN"/>
        </w:rPr>
        <w:t>语义分析模型参数。</w:t>
      </w:r>
    </w:p>
    <w:p w14:paraId="17E416BF" w14:textId="77777777" w:rsidR="00F759FF" w:rsidRPr="009D257D" w:rsidRDefault="00F759FF" w:rsidP="00F759FF">
      <w:pPr>
        <w:snapToGrid w:val="0"/>
        <w:spacing w:line="400" w:lineRule="exact"/>
        <w:ind w:firstLineChars="200" w:firstLine="480"/>
        <w:rPr>
          <w:rFonts w:eastAsia="楷体"/>
          <w:sz w:val="24"/>
        </w:rPr>
      </w:pPr>
      <w:r w:rsidRPr="009D257D">
        <w:rPr>
          <w:rFonts w:eastAsia="楷体" w:hint="eastAsia"/>
          <w:sz w:val="24"/>
        </w:rPr>
        <w:t>LDA</w:t>
      </w:r>
      <w:r w:rsidRPr="009D257D">
        <w:rPr>
          <w:rFonts w:eastAsia="楷体" w:hint="eastAsia"/>
          <w:sz w:val="24"/>
        </w:rPr>
        <w:t>语义模型的主要参数是主题数目</w:t>
      </w:r>
      <w:r w:rsidRPr="009D257D">
        <w:rPr>
          <w:rFonts w:eastAsia="楷体" w:hint="eastAsia"/>
          <w:sz w:val="24"/>
        </w:rPr>
        <w:t>k</w:t>
      </w:r>
      <w:r w:rsidRPr="009D257D">
        <w:rPr>
          <w:rFonts w:eastAsia="楷体" w:hint="eastAsia"/>
          <w:sz w:val="24"/>
        </w:rPr>
        <w:t>，与一般的参数不同，主题数</w:t>
      </w:r>
      <w:r w:rsidRPr="009D257D">
        <w:rPr>
          <w:rFonts w:eastAsia="楷体" w:hint="eastAsia"/>
          <w:sz w:val="24"/>
        </w:rPr>
        <w:t>k</w:t>
      </w:r>
      <w:r w:rsidRPr="009D257D">
        <w:rPr>
          <w:rFonts w:eastAsia="楷体" w:hint="eastAsia"/>
          <w:sz w:val="24"/>
        </w:rPr>
        <w:t>是</w:t>
      </w:r>
      <w:r w:rsidRPr="009D257D">
        <w:rPr>
          <w:rFonts w:eastAsia="楷体" w:hint="eastAsia"/>
          <w:sz w:val="24"/>
        </w:rPr>
        <w:t>LDA</w:t>
      </w:r>
      <w:r w:rsidRPr="009D257D">
        <w:rPr>
          <w:rFonts w:eastAsia="楷体" w:hint="eastAsia"/>
          <w:sz w:val="24"/>
        </w:rPr>
        <w:t>模型的超参数，</w:t>
      </w:r>
      <w:r w:rsidRPr="009D257D">
        <w:rPr>
          <w:rFonts w:eastAsia="楷体" w:hint="eastAsia"/>
          <w:sz w:val="24"/>
        </w:rPr>
        <w:t>k</w:t>
      </w:r>
      <w:r w:rsidRPr="009D257D">
        <w:rPr>
          <w:rFonts w:eastAsia="楷体" w:hint="eastAsia"/>
          <w:sz w:val="24"/>
        </w:rPr>
        <w:t>的取值能够直接决定</w:t>
      </w:r>
      <w:r w:rsidRPr="009D257D">
        <w:rPr>
          <w:rFonts w:eastAsia="楷体" w:hint="eastAsia"/>
          <w:sz w:val="24"/>
        </w:rPr>
        <w:t>LDA</w:t>
      </w:r>
      <w:r w:rsidRPr="009D257D">
        <w:rPr>
          <w:rFonts w:eastAsia="楷体" w:hint="eastAsia"/>
          <w:sz w:val="24"/>
        </w:rPr>
        <w:t>模型的结构，因此难以使用梯度下降这种方式对参数</w:t>
      </w:r>
      <w:r w:rsidRPr="009D257D">
        <w:rPr>
          <w:rFonts w:eastAsia="楷体" w:hint="eastAsia"/>
          <w:sz w:val="24"/>
        </w:rPr>
        <w:t>k</w:t>
      </w:r>
      <w:r w:rsidRPr="009D257D">
        <w:rPr>
          <w:rFonts w:eastAsia="楷体" w:hint="eastAsia"/>
          <w:sz w:val="24"/>
        </w:rPr>
        <w:t>进行优化。针对上述问题，本课题提出了一种基于线性搜索的参数拟合方法。注意到</w:t>
      </w:r>
      <w:r w:rsidRPr="009D257D">
        <w:rPr>
          <w:rFonts w:eastAsia="楷体" w:hint="eastAsia"/>
          <w:sz w:val="24"/>
        </w:rPr>
        <w:t>k</w:t>
      </w:r>
      <w:r w:rsidRPr="009D257D">
        <w:rPr>
          <w:rFonts w:eastAsia="楷体" w:hint="eastAsia"/>
          <w:sz w:val="24"/>
        </w:rPr>
        <w:t>只能是整形数值，且实际应用中</w:t>
      </w:r>
      <w:r w:rsidRPr="009D257D">
        <w:rPr>
          <w:rFonts w:eastAsia="楷体" w:hint="eastAsia"/>
          <w:sz w:val="24"/>
        </w:rPr>
        <w:t>LDA</w:t>
      </w:r>
      <w:r w:rsidRPr="009D257D">
        <w:rPr>
          <w:rFonts w:eastAsia="楷体" w:hint="eastAsia"/>
          <w:sz w:val="24"/>
        </w:rPr>
        <w:t>模型的最优</w:t>
      </w:r>
      <w:r w:rsidRPr="009D257D">
        <w:rPr>
          <w:rFonts w:eastAsia="楷体" w:hint="eastAsia"/>
          <w:sz w:val="24"/>
        </w:rPr>
        <w:t>k</w:t>
      </w:r>
      <w:r w:rsidRPr="009D257D">
        <w:rPr>
          <w:rFonts w:eastAsia="楷体" w:hint="eastAsia"/>
          <w:sz w:val="24"/>
        </w:rPr>
        <w:t>值也通常在一个较为稳定的范围内波动，本课题提出了一种最优</w:t>
      </w:r>
      <w:r w:rsidRPr="009D257D">
        <w:rPr>
          <w:rFonts w:eastAsia="楷体" w:hint="eastAsia"/>
          <w:sz w:val="24"/>
        </w:rPr>
        <w:t>k</w:t>
      </w:r>
      <w:r w:rsidRPr="009D257D">
        <w:rPr>
          <w:rFonts w:eastAsia="楷体" w:hint="eastAsia"/>
          <w:sz w:val="24"/>
        </w:rPr>
        <w:t>值区间</w:t>
      </w:r>
      <w:r w:rsidRPr="009D257D">
        <w:rPr>
          <w:rFonts w:eastAsia="楷体"/>
          <w:sz w:val="24"/>
        </w:rPr>
        <w:t>预搜索算法</w:t>
      </w:r>
      <w:r w:rsidRPr="009D257D">
        <w:rPr>
          <w:rFonts w:eastAsia="楷体" w:hint="eastAsia"/>
          <w:sz w:val="24"/>
        </w:rPr>
        <w:t>。</w:t>
      </w:r>
    </w:p>
    <w:p w14:paraId="24495AFB" w14:textId="77777777" w:rsidR="00F759FF" w:rsidRPr="009D257D" w:rsidRDefault="00F759FF" w:rsidP="00F759FF">
      <w:pPr>
        <w:snapToGrid w:val="0"/>
        <w:spacing w:line="400" w:lineRule="exact"/>
        <w:ind w:firstLineChars="200" w:firstLine="480"/>
        <w:rPr>
          <w:rFonts w:eastAsia="楷体"/>
          <w:sz w:val="24"/>
        </w:rPr>
      </w:pPr>
      <w:r w:rsidRPr="009D257D">
        <w:rPr>
          <w:rFonts w:eastAsia="楷体"/>
          <w:sz w:val="24"/>
        </w:rPr>
        <w:t>为了找到最优</w:t>
      </w:r>
      <w:r w:rsidRPr="009D257D">
        <w:rPr>
          <w:rFonts w:eastAsia="楷体"/>
          <w:sz w:val="24"/>
        </w:rPr>
        <w:t>k</w:t>
      </w:r>
      <w:r w:rsidRPr="009D257D">
        <w:rPr>
          <w:rFonts w:eastAsia="楷体"/>
          <w:sz w:val="24"/>
        </w:rPr>
        <w:t>值，需要设置的搜索区间往往非常广，随着样本数量</w:t>
      </w:r>
      <w:r w:rsidRPr="009D257D">
        <w:rPr>
          <w:rFonts w:eastAsia="楷体"/>
          <w:sz w:val="24"/>
        </w:rPr>
        <w:t>n</w:t>
      </w:r>
      <w:r w:rsidRPr="009D257D">
        <w:rPr>
          <w:rFonts w:eastAsia="楷体"/>
          <w:sz w:val="24"/>
        </w:rPr>
        <w:t>和标签类别数量</w:t>
      </w:r>
      <w:r w:rsidRPr="009D257D">
        <w:rPr>
          <w:rFonts w:eastAsia="楷体"/>
          <w:sz w:val="24"/>
        </w:rPr>
        <w:t>m</w:t>
      </w:r>
      <w:r w:rsidRPr="009D257D">
        <w:rPr>
          <w:rFonts w:eastAsia="楷体"/>
          <w:sz w:val="24"/>
        </w:rPr>
        <w:t>的增长，算法的时间代价可能达到难以承受的地步。</w:t>
      </w:r>
    </w:p>
    <w:p w14:paraId="2D340E80" w14:textId="77777777" w:rsidR="00F759FF" w:rsidRDefault="00F759FF" w:rsidP="00F759FF">
      <w:pPr>
        <w:snapToGrid w:val="0"/>
        <w:spacing w:line="400" w:lineRule="exact"/>
        <w:ind w:firstLineChars="200" w:firstLine="480"/>
        <w:rPr>
          <w:rFonts w:eastAsia="楷体"/>
          <w:sz w:val="24"/>
        </w:rPr>
      </w:pPr>
      <w:r w:rsidRPr="009D257D">
        <w:rPr>
          <w:rFonts w:eastAsia="楷体"/>
          <w:sz w:val="24"/>
        </w:rPr>
        <w:t>为了解决上述问题，本文提出了一种预搜索算法用于缩小参数</w:t>
      </w:r>
      <w:r w:rsidRPr="009D257D">
        <w:rPr>
          <w:rFonts w:eastAsia="楷体"/>
          <w:sz w:val="24"/>
        </w:rPr>
        <w:t>k</w:t>
      </w:r>
      <w:r w:rsidRPr="009D257D">
        <w:rPr>
          <w:rFonts w:eastAsia="楷体"/>
          <w:sz w:val="24"/>
        </w:rPr>
        <w:t>的搜索区间。算法的核心思想是通过</w:t>
      </w:r>
      <w:r w:rsidRPr="009D257D">
        <w:rPr>
          <w:rFonts w:eastAsia="楷体"/>
          <w:sz w:val="24"/>
        </w:rPr>
        <w:t>LDA</w:t>
      </w:r>
      <w:r w:rsidRPr="009D257D">
        <w:rPr>
          <w:rFonts w:eastAsia="楷体"/>
          <w:sz w:val="24"/>
        </w:rPr>
        <w:t>模型自身的最优</w:t>
      </w:r>
      <w:r w:rsidRPr="009D257D">
        <w:rPr>
          <w:rFonts w:eastAsia="楷体"/>
          <w:sz w:val="24"/>
        </w:rPr>
        <w:t>k</w:t>
      </w:r>
      <w:r w:rsidRPr="009D257D">
        <w:rPr>
          <w:rFonts w:eastAsia="楷体"/>
          <w:sz w:val="24"/>
        </w:rPr>
        <w:t>值</w:t>
      </w:r>
      <w:r w:rsidRPr="009D257D">
        <w:rPr>
          <w:rFonts w:eastAsia="楷体"/>
          <w:sz w:val="24"/>
        </w:rPr>
        <w:t>(</w:t>
      </w:r>
      <w:r w:rsidRPr="009D257D">
        <w:rPr>
          <w:rFonts w:eastAsia="楷体"/>
          <w:sz w:val="24"/>
        </w:rPr>
        <w:t>记为</w:t>
      </w:r>
      <m:oMath>
        <m:sSub>
          <m:sSubPr>
            <m:ctrlPr>
              <w:rPr>
                <w:rFonts w:ascii="Cambria Math" w:hAnsi="Cambria Math"/>
                <w:noProof/>
                <w:kern w:val="0"/>
                <w:sz w:val="24"/>
                <w:szCs w:val="24"/>
              </w:rPr>
            </m:ctrlPr>
          </m:sSubPr>
          <m:e>
            <m:r>
              <w:rPr>
                <w:rFonts w:ascii="Cambria Math" w:hAnsi="Cambria Math"/>
                <w:noProof/>
                <w:kern w:val="0"/>
                <w:sz w:val="24"/>
                <w:szCs w:val="24"/>
              </w:rPr>
              <m:t>k</m:t>
            </m:r>
          </m:e>
          <m:sub>
            <m:r>
              <w:rPr>
                <w:rFonts w:ascii="Cambria Math" w:hAnsi="Cambria Math"/>
                <w:noProof/>
                <w:kern w:val="0"/>
                <w:sz w:val="24"/>
                <w:szCs w:val="24"/>
              </w:rPr>
              <m:t>lda</m:t>
            </m:r>
          </m:sub>
        </m:sSub>
      </m:oMath>
      <w:r w:rsidRPr="009D257D">
        <w:rPr>
          <w:rFonts w:eastAsia="楷体"/>
          <w:sz w:val="24"/>
        </w:rPr>
        <w:t>),</w:t>
      </w:r>
      <w:r w:rsidRPr="009D257D">
        <w:rPr>
          <w:rFonts w:eastAsia="楷体"/>
          <w:sz w:val="24"/>
        </w:rPr>
        <w:t>来确定多标签模型的最优</w:t>
      </w:r>
      <w:r w:rsidRPr="009D257D">
        <w:rPr>
          <w:rFonts w:eastAsia="楷体"/>
          <w:sz w:val="24"/>
        </w:rPr>
        <w:t>k</w:t>
      </w:r>
      <w:r w:rsidRPr="009D257D">
        <w:rPr>
          <w:rFonts w:eastAsia="楷体"/>
          <w:sz w:val="24"/>
        </w:rPr>
        <w:t>值</w:t>
      </w:r>
      <w:r w:rsidRPr="009D257D">
        <w:rPr>
          <w:rFonts w:eastAsia="楷体"/>
          <w:sz w:val="24"/>
        </w:rPr>
        <w:t>(</w:t>
      </w:r>
      <w:r w:rsidRPr="009D257D">
        <w:rPr>
          <w:rFonts w:eastAsia="楷体"/>
          <w:sz w:val="24"/>
        </w:rPr>
        <w:t>记为</w:t>
      </w:r>
      <m:oMath>
        <m:sSub>
          <m:sSubPr>
            <m:ctrlPr>
              <w:rPr>
                <w:rFonts w:ascii="Cambria Math" w:hAnsi="Cambria Math"/>
                <w:i/>
                <w:noProof/>
                <w:kern w:val="0"/>
                <w:sz w:val="24"/>
                <w:szCs w:val="24"/>
              </w:rPr>
            </m:ctrlPr>
          </m:sSubPr>
          <m:e>
            <m:r>
              <m:rPr>
                <m:sty m:val="p"/>
              </m:rPr>
              <w:rPr>
                <w:rFonts w:ascii="Cambria Math" w:hAnsi="Cambria Math"/>
                <w:noProof/>
                <w:kern w:val="0"/>
                <w:sz w:val="24"/>
                <w:szCs w:val="24"/>
              </w:rPr>
              <m:t>k</m:t>
            </m:r>
          </m:e>
          <m:sub>
            <m:r>
              <w:rPr>
                <w:rFonts w:ascii="Cambria Math" w:hAnsi="Cambria Math"/>
                <w:noProof/>
                <w:kern w:val="0"/>
                <w:sz w:val="24"/>
                <w:szCs w:val="24"/>
              </w:rPr>
              <m:t>multi-label</m:t>
            </m:r>
          </m:sub>
        </m:sSub>
      </m:oMath>
      <w:r w:rsidRPr="009D257D">
        <w:rPr>
          <w:rFonts w:eastAsia="楷体"/>
          <w:sz w:val="24"/>
        </w:rPr>
        <w:t>)</w:t>
      </w:r>
      <w:r w:rsidRPr="009D257D">
        <w:rPr>
          <w:rFonts w:eastAsia="楷体" w:hint="eastAsia"/>
          <w:sz w:val="24"/>
        </w:rPr>
        <w:t>的波动</w:t>
      </w:r>
      <w:r w:rsidRPr="009D257D">
        <w:rPr>
          <w:rFonts w:eastAsia="楷体"/>
          <w:sz w:val="24"/>
        </w:rPr>
        <w:t>区间。</w:t>
      </w:r>
      <w:r w:rsidRPr="009D257D">
        <w:rPr>
          <w:rFonts w:eastAsia="楷体" w:hint="eastAsia"/>
          <w:sz w:val="24"/>
        </w:rPr>
        <w:t>算法</w:t>
      </w:r>
      <w:r w:rsidRPr="009D257D">
        <w:rPr>
          <w:rFonts w:eastAsia="楷体"/>
          <w:sz w:val="24"/>
        </w:rPr>
        <w:t>采用</w:t>
      </w:r>
      <w:r w:rsidRPr="009D257D">
        <w:rPr>
          <w:rFonts w:eastAsia="楷体" w:hint="eastAsia"/>
          <w:sz w:val="24"/>
        </w:rPr>
        <w:t>前文提到的</w:t>
      </w:r>
      <w:r w:rsidRPr="009D257D">
        <w:rPr>
          <w:rFonts w:eastAsia="楷体"/>
          <w:sz w:val="24"/>
        </w:rPr>
        <w:t>困惑度</w:t>
      </w:r>
      <w:r w:rsidRPr="009D257D">
        <w:rPr>
          <w:rFonts w:eastAsia="楷体"/>
          <w:sz w:val="24"/>
        </w:rPr>
        <w:t>(preplexity</w:t>
      </w:r>
      <w:r w:rsidRPr="009D257D">
        <w:rPr>
          <w:rFonts w:eastAsia="楷体" w:hint="eastAsia"/>
          <w:sz w:val="24"/>
        </w:rPr>
        <w:t>，</w:t>
      </w:r>
      <w:r w:rsidRPr="009D257D">
        <w:rPr>
          <w:rFonts w:eastAsia="楷体" w:hint="eastAsia"/>
          <w:sz w:val="24"/>
        </w:rPr>
        <w:t>PP</w:t>
      </w:r>
      <w:r w:rsidRPr="009D257D">
        <w:rPr>
          <w:rFonts w:eastAsia="楷体"/>
          <w:sz w:val="24"/>
        </w:rPr>
        <w:t>)</w:t>
      </w:r>
      <w:r w:rsidRPr="009D257D">
        <w:rPr>
          <w:rFonts w:eastAsia="楷体"/>
          <w:sz w:val="24"/>
        </w:rPr>
        <w:t>作为</w:t>
      </w:r>
      <w:r w:rsidRPr="009D257D">
        <w:rPr>
          <w:rFonts w:eastAsia="楷体"/>
          <w:sz w:val="24"/>
        </w:rPr>
        <w:t>LDA</w:t>
      </w:r>
      <w:r w:rsidRPr="009D257D">
        <w:rPr>
          <w:rFonts w:eastAsia="楷体"/>
          <w:sz w:val="24"/>
        </w:rPr>
        <w:t>的评价标准</w:t>
      </w:r>
      <w:r w:rsidRPr="009D257D">
        <w:rPr>
          <w:rFonts w:eastAsia="楷体" w:hint="eastAsia"/>
          <w:sz w:val="24"/>
        </w:rPr>
        <w:t>。</w:t>
      </w:r>
      <w:r w:rsidRPr="009D257D">
        <w:rPr>
          <w:rFonts w:eastAsia="楷体"/>
          <w:sz w:val="24"/>
        </w:rPr>
        <w:t>此时，</w:t>
      </w:r>
      <m:oMath>
        <m:sSub>
          <m:sSubPr>
            <m:ctrlPr>
              <w:rPr>
                <w:rFonts w:ascii="Cambria Math" w:hAnsi="Cambria Math"/>
                <w:i/>
                <w:noProof/>
                <w:kern w:val="0"/>
                <w:sz w:val="24"/>
                <w:szCs w:val="24"/>
              </w:rPr>
            </m:ctrlPr>
          </m:sSubPr>
          <m:e>
            <m:r>
              <w:rPr>
                <w:rFonts w:ascii="Cambria Math" w:hAnsi="Cambria Math"/>
                <w:noProof/>
                <w:kern w:val="0"/>
                <w:sz w:val="24"/>
                <w:szCs w:val="24"/>
              </w:rPr>
              <m:t>k</m:t>
            </m:r>
          </m:e>
          <m:sub>
            <m:r>
              <w:rPr>
                <w:rFonts w:ascii="Cambria Math" w:hAnsi="Cambria Math"/>
                <w:noProof/>
                <w:kern w:val="0"/>
                <w:sz w:val="24"/>
                <w:szCs w:val="24"/>
              </w:rPr>
              <m:t>lda</m:t>
            </m:r>
          </m:sub>
        </m:sSub>
      </m:oMath>
      <w:r w:rsidRPr="009D257D">
        <w:rPr>
          <w:rFonts w:eastAsia="楷体"/>
          <w:sz w:val="24"/>
        </w:rPr>
        <w:t>为最小化</w:t>
      </w:r>
      <m:oMath>
        <m:r>
          <w:rPr>
            <w:rFonts w:ascii="Cambria Math" w:hAnsi="Cambria Math"/>
            <w:noProof/>
            <w:kern w:val="0"/>
            <w:sz w:val="24"/>
            <w:szCs w:val="24"/>
          </w:rPr>
          <m:t>PP</m:t>
        </m:r>
      </m:oMath>
      <w:r w:rsidRPr="009D257D">
        <w:rPr>
          <w:rFonts w:eastAsia="楷体"/>
          <w:sz w:val="24"/>
        </w:rPr>
        <w:t>情况下主题数</w:t>
      </w:r>
      <w:r w:rsidRPr="009D257D">
        <w:rPr>
          <w:rFonts w:eastAsia="楷体"/>
          <w:sz w:val="24"/>
        </w:rPr>
        <w:t>k</w:t>
      </w:r>
      <w:r w:rsidRPr="009D257D">
        <w:rPr>
          <w:rFonts w:eastAsia="楷体"/>
          <w:sz w:val="24"/>
        </w:rPr>
        <w:t>的取值。</w:t>
      </w:r>
      <w:r w:rsidRPr="009D257D">
        <w:rPr>
          <w:rFonts w:eastAsia="楷体" w:hint="eastAsia"/>
          <w:sz w:val="24"/>
        </w:rPr>
        <w:t>算法</w:t>
      </w:r>
      <w:r w:rsidRPr="009D257D">
        <w:rPr>
          <w:rFonts w:eastAsia="楷体"/>
          <w:sz w:val="24"/>
        </w:rPr>
        <w:t>使用基于密度的自适应</w:t>
      </w:r>
      <w:r w:rsidRPr="009D257D">
        <w:rPr>
          <w:rFonts w:eastAsia="楷体"/>
          <w:sz w:val="24"/>
        </w:rPr>
        <w:t>LDA</w:t>
      </w:r>
      <w:r w:rsidRPr="009D257D">
        <w:rPr>
          <w:rFonts w:eastAsia="楷体"/>
          <w:sz w:val="24"/>
        </w:rPr>
        <w:t>方法</w:t>
      </w:r>
      <w:r w:rsidRPr="009D257D">
        <w:rPr>
          <w:rFonts w:eastAsia="楷体"/>
          <w:sz w:val="24"/>
          <w:vertAlign w:val="superscript"/>
        </w:rPr>
        <w:t>[28]</w:t>
      </w:r>
      <w:r w:rsidRPr="009D257D">
        <w:rPr>
          <w:rFonts w:eastAsia="楷体"/>
          <w:sz w:val="24"/>
        </w:rPr>
        <w:t>确定</w:t>
      </w:r>
      <m:oMath>
        <m:sSub>
          <m:sSubPr>
            <m:ctrlPr>
              <w:rPr>
                <w:rFonts w:ascii="Cambria Math" w:hAnsi="Cambria Math"/>
                <w:i/>
                <w:noProof/>
                <w:kern w:val="0"/>
                <w:sz w:val="24"/>
                <w:szCs w:val="24"/>
              </w:rPr>
            </m:ctrlPr>
          </m:sSubPr>
          <m:e>
            <m:r>
              <w:rPr>
                <w:rFonts w:ascii="Cambria Math" w:hAnsi="Cambria Math"/>
                <w:noProof/>
                <w:kern w:val="0"/>
                <w:sz w:val="24"/>
                <w:szCs w:val="24"/>
              </w:rPr>
              <m:t>k</m:t>
            </m:r>
          </m:e>
          <m:sub>
            <m:r>
              <w:rPr>
                <w:rFonts w:ascii="Cambria Math" w:hAnsi="Cambria Math"/>
                <w:noProof/>
                <w:kern w:val="0"/>
                <w:sz w:val="24"/>
                <w:szCs w:val="24"/>
              </w:rPr>
              <m:t>lda</m:t>
            </m:r>
          </m:sub>
        </m:sSub>
      </m:oMath>
      <w:r w:rsidRPr="009D257D">
        <w:rPr>
          <w:rFonts w:eastAsia="楷体"/>
          <w:sz w:val="24"/>
        </w:rPr>
        <w:t>的取值。</w:t>
      </w:r>
    </w:p>
    <w:p w14:paraId="4A274B7B" w14:textId="299515F8" w:rsidR="001C2F2B" w:rsidRDefault="001C2F2B" w:rsidP="00F759FF">
      <w:pPr>
        <w:snapToGrid w:val="0"/>
        <w:spacing w:line="400" w:lineRule="exact"/>
        <w:ind w:firstLineChars="200" w:firstLine="480"/>
        <w:rPr>
          <w:rFonts w:eastAsia="楷体"/>
          <w:sz w:val="24"/>
        </w:rPr>
      </w:pPr>
      <w:r w:rsidRPr="001C2F2B">
        <w:rPr>
          <w:rFonts w:eastAsia="楷体" w:hint="eastAsia"/>
          <w:sz w:val="24"/>
        </w:rPr>
        <w:t>以上小节详细阐述了基于语义嵌入的文本多标签分类模型的各个组成模块的功能和实现方式，最终可以得到一个考虑到标签关联性且复杂度适中的多标签分类模型。将微博中的评论数据与商家评论数据作为该分类模型的输入，则输出为每条评论中的各个服务标签如“服务好”、“菜品佳”、“口味好”等。对所有评论的各个服务标签统计最终可以得到可作为部分商家画像的商家服务类标签。</w:t>
      </w:r>
    </w:p>
    <w:p w14:paraId="411D0AA2" w14:textId="77777777" w:rsidR="00203485" w:rsidRDefault="004C47A4" w:rsidP="00203485">
      <w:pPr>
        <w:pStyle w:val="a"/>
      </w:pPr>
      <w:r>
        <w:rPr>
          <w:rFonts w:hint="eastAsia"/>
        </w:rPr>
        <w:t>基于</w:t>
      </w:r>
      <w:r w:rsidR="00301DE6">
        <w:rPr>
          <w:rFonts w:hint="eastAsia"/>
        </w:rPr>
        <w:t>实体关系</w:t>
      </w:r>
      <w:r w:rsidR="009A5577">
        <w:rPr>
          <w:rFonts w:hint="eastAsia"/>
        </w:rPr>
        <w:t>识别的</w:t>
      </w:r>
      <w:r w:rsidR="00203485">
        <w:rPr>
          <w:rFonts w:hint="eastAsia"/>
        </w:rPr>
        <w:t>菜品类</w:t>
      </w:r>
      <w:r>
        <w:rPr>
          <w:rFonts w:hint="eastAsia"/>
        </w:rPr>
        <w:t>标签</w:t>
      </w:r>
      <w:r>
        <w:t>提取</w:t>
      </w:r>
    </w:p>
    <w:p w14:paraId="122DC34B" w14:textId="77777777" w:rsidR="00301DE6" w:rsidRDefault="00301DE6" w:rsidP="009A5577">
      <w:pPr>
        <w:spacing w:line="400" w:lineRule="exact"/>
        <w:ind w:firstLineChars="200" w:firstLine="480"/>
        <w:rPr>
          <w:rFonts w:ascii="楷体" w:eastAsia="楷体" w:hAnsi="楷体"/>
          <w:sz w:val="24"/>
          <w:szCs w:val="24"/>
        </w:rPr>
      </w:pPr>
      <w:r>
        <w:rPr>
          <w:rFonts w:ascii="楷体" w:eastAsia="楷体" w:hAnsi="楷体" w:hint="eastAsia"/>
          <w:sz w:val="24"/>
          <w:szCs w:val="24"/>
        </w:rPr>
        <w:t>和服务类</w:t>
      </w:r>
      <w:r>
        <w:rPr>
          <w:rFonts w:ascii="楷体" w:eastAsia="楷体" w:hAnsi="楷体"/>
          <w:sz w:val="24"/>
          <w:szCs w:val="24"/>
        </w:rPr>
        <w:t>标签不同的是，菜品类标签</w:t>
      </w:r>
      <w:r>
        <w:rPr>
          <w:rFonts w:ascii="楷体" w:eastAsia="楷体" w:hAnsi="楷体" w:hint="eastAsia"/>
          <w:sz w:val="24"/>
          <w:szCs w:val="24"/>
        </w:rPr>
        <w:t>是</w:t>
      </w:r>
      <w:r>
        <w:rPr>
          <w:rFonts w:ascii="楷体" w:eastAsia="楷体" w:hAnsi="楷体"/>
          <w:sz w:val="24"/>
          <w:szCs w:val="24"/>
        </w:rPr>
        <w:t>为</w:t>
      </w:r>
      <w:r>
        <w:rPr>
          <w:rFonts w:ascii="楷体" w:eastAsia="楷体" w:hAnsi="楷体" w:hint="eastAsia"/>
          <w:sz w:val="24"/>
          <w:szCs w:val="24"/>
        </w:rPr>
        <w:t>了</w:t>
      </w:r>
      <w:r>
        <w:rPr>
          <w:rFonts w:ascii="楷体" w:eastAsia="楷体" w:hAnsi="楷体"/>
          <w:sz w:val="24"/>
          <w:szCs w:val="24"/>
        </w:rPr>
        <w:t>提取出</w:t>
      </w:r>
      <w:r>
        <w:rPr>
          <w:rFonts w:ascii="楷体" w:eastAsia="楷体" w:hAnsi="楷体" w:hint="eastAsia"/>
          <w:sz w:val="24"/>
          <w:szCs w:val="24"/>
        </w:rPr>
        <w:t>该</w:t>
      </w:r>
      <w:r>
        <w:rPr>
          <w:rFonts w:ascii="楷体" w:eastAsia="楷体" w:hAnsi="楷体"/>
          <w:sz w:val="24"/>
          <w:szCs w:val="24"/>
        </w:rPr>
        <w:t>商家</w:t>
      </w:r>
      <w:r>
        <w:rPr>
          <w:rFonts w:ascii="楷体" w:eastAsia="楷体" w:hAnsi="楷体" w:hint="eastAsia"/>
          <w:sz w:val="24"/>
          <w:szCs w:val="24"/>
        </w:rPr>
        <w:t>值得</w:t>
      </w:r>
      <w:r>
        <w:rPr>
          <w:rFonts w:ascii="楷体" w:eastAsia="楷体" w:hAnsi="楷体"/>
          <w:sz w:val="24"/>
          <w:szCs w:val="24"/>
        </w:rPr>
        <w:t>推荐的菜品，从而为用户</w:t>
      </w:r>
      <w:r>
        <w:rPr>
          <w:rFonts w:ascii="楷体" w:eastAsia="楷体" w:hAnsi="楷体" w:hint="eastAsia"/>
          <w:sz w:val="24"/>
          <w:szCs w:val="24"/>
        </w:rPr>
        <w:t>的</w:t>
      </w:r>
      <w:r>
        <w:rPr>
          <w:rFonts w:ascii="楷体" w:eastAsia="楷体" w:hAnsi="楷体"/>
          <w:sz w:val="24"/>
          <w:szCs w:val="24"/>
        </w:rPr>
        <w:t>用餐选择提供更直观的指导意义</w:t>
      </w:r>
      <w:r w:rsidR="0016541E">
        <w:rPr>
          <w:rFonts w:ascii="楷体" w:eastAsia="楷体" w:hAnsi="楷体" w:hint="eastAsia"/>
          <w:sz w:val="24"/>
          <w:szCs w:val="24"/>
        </w:rPr>
        <w:t>。</w:t>
      </w:r>
      <w:r w:rsidR="0016541E">
        <w:rPr>
          <w:rFonts w:ascii="楷体" w:eastAsia="楷体" w:hAnsi="楷体"/>
          <w:sz w:val="24"/>
          <w:szCs w:val="24"/>
        </w:rPr>
        <w:t>在</w:t>
      </w:r>
      <w:r w:rsidR="0016541E">
        <w:rPr>
          <w:rFonts w:ascii="楷体" w:eastAsia="楷体" w:hAnsi="楷体" w:hint="eastAsia"/>
          <w:sz w:val="24"/>
          <w:szCs w:val="24"/>
        </w:rPr>
        <w:t>本课题</w:t>
      </w:r>
      <w:r w:rsidR="0016541E">
        <w:rPr>
          <w:rFonts w:ascii="楷体" w:eastAsia="楷体" w:hAnsi="楷体"/>
          <w:sz w:val="24"/>
          <w:szCs w:val="24"/>
        </w:rPr>
        <w:t>中，</w:t>
      </w:r>
      <w:r w:rsidR="0016541E">
        <w:rPr>
          <w:rFonts w:ascii="楷体" w:eastAsia="楷体" w:hAnsi="楷体" w:hint="eastAsia"/>
          <w:sz w:val="24"/>
          <w:szCs w:val="24"/>
        </w:rPr>
        <w:t>可以</w:t>
      </w:r>
      <w:r w:rsidR="0016541E">
        <w:rPr>
          <w:rFonts w:ascii="楷体" w:eastAsia="楷体" w:hAnsi="楷体"/>
          <w:sz w:val="24"/>
          <w:szCs w:val="24"/>
        </w:rPr>
        <w:t>将该问题转化为实体关系识别问题，</w:t>
      </w:r>
      <w:r w:rsidR="0016541E">
        <w:rPr>
          <w:rFonts w:ascii="楷体" w:eastAsia="楷体" w:hAnsi="楷体" w:hint="eastAsia"/>
          <w:sz w:val="24"/>
          <w:szCs w:val="24"/>
        </w:rPr>
        <w:t>通过</w:t>
      </w:r>
      <w:r w:rsidR="0016541E">
        <w:rPr>
          <w:rFonts w:ascii="楷体" w:eastAsia="楷体" w:hAnsi="楷体"/>
          <w:sz w:val="24"/>
          <w:szCs w:val="24"/>
        </w:rPr>
        <w:t>判别出现在</w:t>
      </w:r>
      <w:r w:rsidR="0016541E">
        <w:rPr>
          <w:rFonts w:ascii="楷体" w:eastAsia="楷体" w:hAnsi="楷体" w:hint="eastAsia"/>
          <w:sz w:val="24"/>
          <w:szCs w:val="24"/>
        </w:rPr>
        <w:t>评论</w:t>
      </w:r>
      <w:r w:rsidR="0016541E">
        <w:rPr>
          <w:rFonts w:ascii="楷体" w:eastAsia="楷体" w:hAnsi="楷体"/>
          <w:sz w:val="24"/>
          <w:szCs w:val="24"/>
        </w:rPr>
        <w:t>文本中的菜品</w:t>
      </w:r>
      <w:r w:rsidR="0016541E">
        <w:rPr>
          <w:rFonts w:ascii="楷体" w:eastAsia="楷体" w:hAnsi="楷体" w:hint="eastAsia"/>
          <w:sz w:val="24"/>
          <w:szCs w:val="24"/>
        </w:rPr>
        <w:t>和</w:t>
      </w:r>
      <w:r w:rsidR="0016541E">
        <w:rPr>
          <w:rFonts w:ascii="楷体" w:eastAsia="楷体" w:hAnsi="楷体"/>
          <w:sz w:val="24"/>
          <w:szCs w:val="24"/>
        </w:rPr>
        <w:t>商家之间是否是推荐关系</w:t>
      </w:r>
      <w:r w:rsidR="0016541E">
        <w:rPr>
          <w:rFonts w:ascii="楷体" w:eastAsia="楷体" w:hAnsi="楷体" w:hint="eastAsia"/>
          <w:sz w:val="24"/>
          <w:szCs w:val="24"/>
        </w:rPr>
        <w:t>，</w:t>
      </w:r>
      <w:r w:rsidR="0016541E">
        <w:rPr>
          <w:rFonts w:ascii="楷体" w:eastAsia="楷体" w:hAnsi="楷体"/>
          <w:sz w:val="24"/>
          <w:szCs w:val="24"/>
        </w:rPr>
        <w:t>来完成最终的标签提取。</w:t>
      </w:r>
      <w:r w:rsidR="0016541E">
        <w:rPr>
          <w:rFonts w:ascii="楷体" w:eastAsia="楷体" w:hAnsi="楷体" w:hint="eastAsia"/>
          <w:sz w:val="24"/>
          <w:szCs w:val="24"/>
        </w:rPr>
        <w:t>和</w:t>
      </w:r>
      <w:r w:rsidR="0016541E">
        <w:rPr>
          <w:rFonts w:ascii="楷体" w:eastAsia="楷体" w:hAnsi="楷体"/>
          <w:sz w:val="24"/>
          <w:szCs w:val="24"/>
        </w:rPr>
        <w:t>基于规则的方法相比，实体关系识</w:t>
      </w:r>
      <w:r w:rsidR="0016541E">
        <w:rPr>
          <w:rFonts w:ascii="楷体" w:eastAsia="楷体" w:hAnsi="楷体"/>
          <w:sz w:val="24"/>
          <w:szCs w:val="24"/>
        </w:rPr>
        <w:lastRenderedPageBreak/>
        <w:t>别不需要认为</w:t>
      </w:r>
      <w:r w:rsidR="0016541E">
        <w:rPr>
          <w:rFonts w:ascii="楷体" w:eastAsia="楷体" w:hAnsi="楷体" w:hint="eastAsia"/>
          <w:sz w:val="24"/>
          <w:szCs w:val="24"/>
        </w:rPr>
        <w:t>制定</w:t>
      </w:r>
      <w:r w:rsidR="0016541E">
        <w:rPr>
          <w:rFonts w:ascii="楷体" w:eastAsia="楷体" w:hAnsi="楷体"/>
          <w:sz w:val="24"/>
          <w:szCs w:val="24"/>
        </w:rPr>
        <w:t>大量的规则，可拓展性和鲁棒性好，可以</w:t>
      </w:r>
      <w:r w:rsidR="0016541E">
        <w:rPr>
          <w:rFonts w:ascii="楷体" w:eastAsia="楷体" w:hAnsi="楷体" w:hint="eastAsia"/>
          <w:sz w:val="24"/>
          <w:szCs w:val="24"/>
        </w:rPr>
        <w:t>节省</w:t>
      </w:r>
      <w:r w:rsidR="0016541E">
        <w:rPr>
          <w:rFonts w:ascii="楷体" w:eastAsia="楷体" w:hAnsi="楷体"/>
          <w:sz w:val="24"/>
          <w:szCs w:val="24"/>
        </w:rPr>
        <w:t>大量的</w:t>
      </w:r>
      <w:r w:rsidR="0016541E">
        <w:rPr>
          <w:rFonts w:ascii="楷体" w:eastAsia="楷体" w:hAnsi="楷体" w:hint="eastAsia"/>
          <w:sz w:val="24"/>
          <w:szCs w:val="24"/>
        </w:rPr>
        <w:t>人</w:t>
      </w:r>
      <w:r w:rsidR="0016541E">
        <w:rPr>
          <w:rFonts w:ascii="楷体" w:eastAsia="楷体" w:hAnsi="楷体"/>
          <w:sz w:val="24"/>
          <w:szCs w:val="24"/>
        </w:rPr>
        <w:t>力，从而提高效率。</w:t>
      </w:r>
    </w:p>
    <w:p w14:paraId="00A9D0F1" w14:textId="77777777" w:rsidR="0016541E" w:rsidRDefault="0016541E" w:rsidP="009A5577">
      <w:pPr>
        <w:spacing w:line="400" w:lineRule="exact"/>
        <w:ind w:firstLineChars="200" w:firstLine="480"/>
        <w:rPr>
          <w:rFonts w:ascii="楷体" w:eastAsia="楷体" w:hAnsi="楷体"/>
          <w:sz w:val="24"/>
          <w:szCs w:val="24"/>
        </w:rPr>
      </w:pPr>
      <w:r>
        <w:rPr>
          <w:rFonts w:ascii="楷体" w:eastAsia="楷体" w:hAnsi="楷体" w:hint="eastAsia"/>
          <w:sz w:val="24"/>
          <w:szCs w:val="24"/>
        </w:rPr>
        <w:t>基于实体</w:t>
      </w:r>
      <w:r>
        <w:rPr>
          <w:rFonts w:ascii="楷体" w:eastAsia="楷体" w:hAnsi="楷体"/>
          <w:sz w:val="24"/>
          <w:szCs w:val="24"/>
        </w:rPr>
        <w:t>关系识别的菜品类标签提取主要分为两步，</w:t>
      </w:r>
      <w:r>
        <w:rPr>
          <w:rFonts w:ascii="楷体" w:eastAsia="楷体" w:hAnsi="楷体" w:hint="eastAsia"/>
          <w:sz w:val="24"/>
          <w:szCs w:val="24"/>
        </w:rPr>
        <w:t>菜品</w:t>
      </w:r>
      <w:r>
        <w:rPr>
          <w:rFonts w:ascii="楷体" w:eastAsia="楷体" w:hAnsi="楷体"/>
          <w:sz w:val="24"/>
          <w:szCs w:val="24"/>
        </w:rPr>
        <w:t>实体识别</w:t>
      </w:r>
      <w:r>
        <w:rPr>
          <w:rFonts w:ascii="楷体" w:eastAsia="楷体" w:hAnsi="楷体" w:hint="eastAsia"/>
          <w:sz w:val="24"/>
          <w:szCs w:val="24"/>
        </w:rPr>
        <w:t>和关系识别</w:t>
      </w:r>
      <w:r w:rsidR="009A5577">
        <w:rPr>
          <w:rFonts w:ascii="楷体" w:eastAsia="楷体" w:hAnsi="楷体"/>
          <w:sz w:val="24"/>
          <w:szCs w:val="24"/>
        </w:rPr>
        <w:t>，</w:t>
      </w:r>
      <w:r w:rsidR="009A5577">
        <w:rPr>
          <w:rFonts w:ascii="楷体" w:eastAsia="楷体" w:hAnsi="楷体" w:hint="eastAsia"/>
          <w:sz w:val="24"/>
          <w:szCs w:val="24"/>
        </w:rPr>
        <w:t>由于</w:t>
      </w:r>
      <w:r w:rsidR="009A5577">
        <w:rPr>
          <w:rFonts w:ascii="楷体" w:eastAsia="楷体" w:hAnsi="楷体"/>
          <w:sz w:val="24"/>
          <w:szCs w:val="24"/>
        </w:rPr>
        <w:t>现有的命名实体识别研究成果较为丰富，并且有现</w:t>
      </w:r>
      <w:r w:rsidR="009A5577">
        <w:rPr>
          <w:rFonts w:ascii="楷体" w:eastAsia="楷体" w:hAnsi="楷体" w:hint="eastAsia"/>
          <w:sz w:val="24"/>
          <w:szCs w:val="24"/>
        </w:rPr>
        <w:t>成</w:t>
      </w:r>
      <w:r w:rsidR="009A5577">
        <w:rPr>
          <w:rFonts w:ascii="楷体" w:eastAsia="楷体" w:hAnsi="楷体"/>
          <w:sz w:val="24"/>
          <w:szCs w:val="24"/>
        </w:rPr>
        <w:t>工具可以使用，因此不是我们的研究</w:t>
      </w:r>
      <w:r w:rsidR="009A5577">
        <w:rPr>
          <w:rFonts w:ascii="楷体" w:eastAsia="楷体" w:hAnsi="楷体" w:hint="eastAsia"/>
          <w:sz w:val="24"/>
          <w:szCs w:val="24"/>
        </w:rPr>
        <w:t>重点</w:t>
      </w:r>
      <w:r w:rsidR="009A5577">
        <w:rPr>
          <w:rFonts w:ascii="楷体" w:eastAsia="楷体" w:hAnsi="楷体"/>
          <w:sz w:val="24"/>
          <w:szCs w:val="24"/>
        </w:rPr>
        <w:t>，本课题将</w:t>
      </w:r>
      <w:r w:rsidR="009A5577">
        <w:rPr>
          <w:rFonts w:ascii="楷体" w:eastAsia="楷体" w:hAnsi="楷体" w:hint="eastAsia"/>
          <w:sz w:val="24"/>
          <w:szCs w:val="24"/>
        </w:rPr>
        <w:t>直接使用CRF++工具</w:t>
      </w:r>
      <w:r w:rsidR="009A5577">
        <w:rPr>
          <w:rFonts w:ascii="楷体" w:eastAsia="楷体" w:hAnsi="楷体"/>
          <w:sz w:val="24"/>
          <w:szCs w:val="24"/>
        </w:rPr>
        <w:t>进行菜品实体识别，</w:t>
      </w:r>
      <w:r w:rsidR="009A5577">
        <w:rPr>
          <w:rFonts w:ascii="楷体" w:eastAsia="楷体" w:hAnsi="楷体" w:hint="eastAsia"/>
          <w:sz w:val="24"/>
          <w:szCs w:val="24"/>
        </w:rPr>
        <w:t>并</w:t>
      </w:r>
      <w:r w:rsidR="009A5577">
        <w:rPr>
          <w:rFonts w:ascii="楷体" w:eastAsia="楷体" w:hAnsi="楷体"/>
          <w:sz w:val="24"/>
          <w:szCs w:val="24"/>
        </w:rPr>
        <w:t>重点阐述实体关系识别方案。</w:t>
      </w:r>
    </w:p>
    <w:p w14:paraId="0DC165FA" w14:textId="77777777" w:rsidR="009A5577" w:rsidRPr="009A5577" w:rsidRDefault="009A5577" w:rsidP="00E57851">
      <w:pPr>
        <w:pStyle w:val="a7"/>
        <w:keepNext/>
        <w:keepLines/>
        <w:numPr>
          <w:ilvl w:val="3"/>
          <w:numId w:val="19"/>
        </w:numPr>
        <w:spacing w:before="280" w:after="290" w:line="400" w:lineRule="exact"/>
        <w:ind w:firstLineChars="0"/>
        <w:outlineLvl w:val="4"/>
        <w:rPr>
          <w:rFonts w:ascii="楷体_GB2312" w:eastAsia="楷体_GB2312" w:hAnsi="Times New Roman"/>
          <w:b/>
          <w:bCs/>
          <w:vanish/>
          <w:sz w:val="24"/>
          <w:szCs w:val="28"/>
        </w:rPr>
      </w:pPr>
    </w:p>
    <w:p w14:paraId="4F71D2AE" w14:textId="28935E52" w:rsidR="009A5577" w:rsidRDefault="009A5577" w:rsidP="009A5577">
      <w:pPr>
        <w:pStyle w:val="5"/>
      </w:pPr>
      <w:r>
        <w:rPr>
          <w:rFonts w:hint="eastAsia"/>
        </w:rPr>
        <w:t>基于CRF++的</w:t>
      </w:r>
      <w:r>
        <w:t>实体识别</w:t>
      </w:r>
    </w:p>
    <w:p w14:paraId="5CAC3EA7" w14:textId="77777777" w:rsidR="00410409" w:rsidRDefault="00410409" w:rsidP="00EC6C5B">
      <w:pPr>
        <w:spacing w:line="400" w:lineRule="exact"/>
        <w:ind w:firstLineChars="200" w:firstLine="480"/>
        <w:rPr>
          <w:rFonts w:ascii="楷体" w:eastAsia="楷体" w:hAnsi="楷体"/>
          <w:sz w:val="24"/>
          <w:szCs w:val="24"/>
        </w:rPr>
      </w:pPr>
      <w:r w:rsidRPr="00410409">
        <w:rPr>
          <w:rFonts w:ascii="楷体" w:eastAsia="楷体" w:hAnsi="楷体" w:hint="eastAsia"/>
          <w:sz w:val="24"/>
          <w:szCs w:val="24"/>
        </w:rPr>
        <w:t>CRF</w:t>
      </w:r>
      <w:r w:rsidRPr="00410409">
        <w:rPr>
          <w:rFonts w:ascii="楷体" w:eastAsia="楷体" w:hAnsi="楷体"/>
          <w:sz w:val="24"/>
          <w:szCs w:val="24"/>
        </w:rPr>
        <w:t>++</w:t>
      </w:r>
      <w:r w:rsidRPr="00410409">
        <w:rPr>
          <w:rFonts w:ascii="楷体" w:eastAsia="楷体" w:hAnsi="楷体" w:hint="eastAsia"/>
          <w:sz w:val="24"/>
          <w:szCs w:val="24"/>
        </w:rPr>
        <w:t>利用</w:t>
      </w:r>
      <w:r w:rsidRPr="00410409">
        <w:rPr>
          <w:rFonts w:ascii="楷体" w:eastAsia="楷体" w:hAnsi="楷体"/>
          <w:sz w:val="24"/>
          <w:szCs w:val="24"/>
        </w:rPr>
        <w:t>了条件随机场模型</w:t>
      </w:r>
      <w:r w:rsidR="00EC6C5B">
        <w:rPr>
          <w:rFonts w:ascii="楷体" w:eastAsia="楷体" w:hAnsi="楷体" w:hint="eastAsia"/>
          <w:sz w:val="24"/>
          <w:szCs w:val="24"/>
        </w:rPr>
        <w:t>(</w:t>
      </w:r>
      <w:r w:rsidR="00EC6C5B">
        <w:rPr>
          <w:rFonts w:ascii="楷体" w:eastAsia="楷体" w:hAnsi="楷体"/>
          <w:sz w:val="24"/>
          <w:szCs w:val="24"/>
        </w:rPr>
        <w:t>CRF</w:t>
      </w:r>
      <w:r w:rsidR="00EC6C5B">
        <w:rPr>
          <w:rFonts w:ascii="楷体" w:eastAsia="楷体" w:hAnsi="楷体" w:hint="eastAsia"/>
          <w:sz w:val="24"/>
          <w:szCs w:val="24"/>
        </w:rPr>
        <w:t>)</w:t>
      </w:r>
      <w:r w:rsidRPr="00410409">
        <w:rPr>
          <w:rFonts w:ascii="楷体" w:eastAsia="楷体" w:hAnsi="楷体"/>
          <w:sz w:val="24"/>
          <w:szCs w:val="24"/>
        </w:rPr>
        <w:t>进行</w:t>
      </w:r>
      <w:r w:rsidRPr="00410409">
        <w:rPr>
          <w:rFonts w:ascii="楷体" w:eastAsia="楷体" w:hAnsi="楷体" w:hint="eastAsia"/>
          <w:sz w:val="24"/>
          <w:szCs w:val="24"/>
        </w:rPr>
        <w:t>命名实体识别</w:t>
      </w:r>
      <w:r w:rsidRPr="00410409">
        <w:rPr>
          <w:rFonts w:ascii="楷体" w:eastAsia="楷体" w:hAnsi="楷体"/>
          <w:sz w:val="24"/>
          <w:szCs w:val="24"/>
        </w:rPr>
        <w:t>，它是当前最流行的实体识别工具之一。</w:t>
      </w:r>
      <w:r w:rsidRPr="00410409">
        <w:rPr>
          <w:rFonts w:ascii="楷体" w:eastAsia="楷体" w:hAnsi="楷体" w:hint="eastAsia"/>
          <w:sz w:val="24"/>
          <w:szCs w:val="24"/>
        </w:rPr>
        <w:t xml:space="preserve">CRF++是可用于连续数据标注的简单、可定制并且开源的CRF工具，并且在windows系统下有可执行的工具包。  </w:t>
      </w:r>
    </w:p>
    <w:p w14:paraId="56EC824E" w14:textId="7415AAE3" w:rsidR="00410409" w:rsidRDefault="00EC6C5B" w:rsidP="00EC6C5B">
      <w:pPr>
        <w:spacing w:line="400" w:lineRule="exact"/>
        <w:ind w:firstLineChars="200" w:firstLine="480"/>
        <w:rPr>
          <w:rFonts w:ascii="楷体" w:eastAsia="楷体" w:hAnsi="楷体"/>
          <w:sz w:val="24"/>
          <w:szCs w:val="24"/>
        </w:rPr>
      </w:pPr>
      <w:r>
        <w:rPr>
          <w:rFonts w:ascii="楷体" w:eastAsia="楷体" w:hAnsi="楷体" w:hint="eastAsia"/>
          <w:sz w:val="24"/>
          <w:szCs w:val="24"/>
        </w:rPr>
        <w:t>CRF模型</w:t>
      </w:r>
      <w:r>
        <w:rPr>
          <w:rFonts w:ascii="楷体" w:eastAsia="楷体" w:hAnsi="楷体"/>
          <w:sz w:val="24"/>
          <w:szCs w:val="24"/>
        </w:rPr>
        <w:t>需要从大量的</w:t>
      </w:r>
      <w:r>
        <w:rPr>
          <w:rFonts w:ascii="楷体" w:eastAsia="楷体" w:hAnsi="楷体" w:hint="eastAsia"/>
          <w:sz w:val="24"/>
          <w:szCs w:val="24"/>
        </w:rPr>
        <w:t>标注</w:t>
      </w:r>
      <w:r>
        <w:rPr>
          <w:rFonts w:ascii="楷体" w:eastAsia="楷体" w:hAnsi="楷体"/>
          <w:sz w:val="24"/>
          <w:szCs w:val="24"/>
        </w:rPr>
        <w:t>文本中学习命名实体的潜在上下文关系和语义环境，</w:t>
      </w:r>
      <w:r>
        <w:rPr>
          <w:rFonts w:ascii="楷体" w:eastAsia="楷体" w:hAnsi="楷体" w:hint="eastAsia"/>
          <w:sz w:val="24"/>
          <w:szCs w:val="24"/>
        </w:rPr>
        <w:t>考虑</w:t>
      </w:r>
      <w:r>
        <w:rPr>
          <w:rFonts w:ascii="楷体" w:eastAsia="楷体" w:hAnsi="楷体"/>
          <w:sz w:val="24"/>
          <w:szCs w:val="24"/>
        </w:rPr>
        <w:t>到人工标注的工作量较大，</w:t>
      </w:r>
      <w:r>
        <w:rPr>
          <w:rFonts w:ascii="楷体" w:eastAsia="楷体" w:hAnsi="楷体" w:hint="eastAsia"/>
          <w:sz w:val="24"/>
          <w:szCs w:val="24"/>
        </w:rPr>
        <w:t>本课题</w:t>
      </w:r>
      <w:r>
        <w:rPr>
          <w:rFonts w:ascii="楷体" w:eastAsia="楷体" w:hAnsi="楷体"/>
          <w:sz w:val="24"/>
          <w:szCs w:val="24"/>
        </w:rPr>
        <w:t>首先通过</w:t>
      </w:r>
      <w:r>
        <w:rPr>
          <w:rFonts w:ascii="楷体" w:eastAsia="楷体" w:hAnsi="楷体" w:hint="eastAsia"/>
          <w:sz w:val="24"/>
          <w:szCs w:val="24"/>
        </w:rPr>
        <w:t>网络</w:t>
      </w:r>
      <w:r>
        <w:rPr>
          <w:rFonts w:ascii="楷体" w:eastAsia="楷体" w:hAnsi="楷体"/>
          <w:sz w:val="24"/>
          <w:szCs w:val="24"/>
        </w:rPr>
        <w:t>搜集现有的词库</w:t>
      </w:r>
      <w:r>
        <w:rPr>
          <w:rFonts w:ascii="楷体" w:eastAsia="楷体" w:hAnsi="楷体" w:hint="eastAsia"/>
          <w:sz w:val="24"/>
          <w:szCs w:val="24"/>
        </w:rPr>
        <w:t>(例如搜狗</w:t>
      </w:r>
      <w:r>
        <w:rPr>
          <w:rFonts w:ascii="楷体" w:eastAsia="楷体" w:hAnsi="楷体"/>
          <w:sz w:val="24"/>
          <w:szCs w:val="24"/>
        </w:rPr>
        <w:t>词库</w:t>
      </w:r>
      <w:r>
        <w:rPr>
          <w:rFonts w:ascii="楷体" w:eastAsia="楷体" w:hAnsi="楷体" w:hint="eastAsia"/>
          <w:sz w:val="24"/>
          <w:szCs w:val="24"/>
        </w:rPr>
        <w:t>)，采用</w:t>
      </w:r>
      <w:r>
        <w:rPr>
          <w:rFonts w:ascii="楷体" w:eastAsia="楷体" w:hAnsi="楷体"/>
          <w:sz w:val="24"/>
          <w:szCs w:val="24"/>
        </w:rPr>
        <w:t>字典匹配的方法来自动进行标注</w:t>
      </w:r>
      <w:r>
        <w:rPr>
          <w:rFonts w:ascii="楷体" w:eastAsia="楷体" w:hAnsi="楷体" w:hint="eastAsia"/>
          <w:sz w:val="24"/>
          <w:szCs w:val="24"/>
        </w:rPr>
        <w:t>。</w:t>
      </w:r>
      <w:r>
        <w:rPr>
          <w:rFonts w:ascii="楷体" w:eastAsia="楷体" w:hAnsi="楷体"/>
          <w:sz w:val="24"/>
          <w:szCs w:val="24"/>
        </w:rPr>
        <w:t>完成</w:t>
      </w:r>
      <w:r>
        <w:rPr>
          <w:rFonts w:ascii="楷体" w:eastAsia="楷体" w:hAnsi="楷体" w:hint="eastAsia"/>
          <w:sz w:val="24"/>
          <w:szCs w:val="24"/>
        </w:rPr>
        <w:t>CRF模型</w:t>
      </w:r>
      <w:r>
        <w:rPr>
          <w:rFonts w:ascii="楷体" w:eastAsia="楷体" w:hAnsi="楷体"/>
          <w:sz w:val="24"/>
          <w:szCs w:val="24"/>
        </w:rPr>
        <w:t>训练后，再</w:t>
      </w:r>
      <w:r w:rsidR="005E3B31">
        <w:rPr>
          <w:rFonts w:ascii="楷体" w:eastAsia="楷体" w:hAnsi="楷体" w:hint="eastAsia"/>
          <w:sz w:val="24"/>
          <w:szCs w:val="24"/>
        </w:rPr>
        <w:t>对训练</w:t>
      </w:r>
      <w:r w:rsidR="005E3B31">
        <w:rPr>
          <w:rFonts w:ascii="楷体" w:eastAsia="楷体" w:hAnsi="楷体"/>
          <w:sz w:val="24"/>
          <w:szCs w:val="24"/>
        </w:rPr>
        <w:t>语料</w:t>
      </w:r>
      <w:r w:rsidR="005E3B31">
        <w:rPr>
          <w:rFonts w:ascii="楷体" w:eastAsia="楷体" w:hAnsi="楷体" w:hint="eastAsia"/>
          <w:sz w:val="24"/>
          <w:szCs w:val="24"/>
        </w:rPr>
        <w:t>识别</w:t>
      </w:r>
      <w:r>
        <w:rPr>
          <w:rFonts w:ascii="楷体" w:eastAsia="楷体" w:hAnsi="楷体"/>
          <w:sz w:val="24"/>
          <w:szCs w:val="24"/>
        </w:rPr>
        <w:t>新的菜品</w:t>
      </w:r>
      <w:r w:rsidR="00D06F33">
        <w:rPr>
          <w:rFonts w:ascii="楷体" w:eastAsia="楷体" w:hAnsi="楷体" w:hint="eastAsia"/>
          <w:sz w:val="24"/>
          <w:szCs w:val="24"/>
        </w:rPr>
        <w:t>或</w:t>
      </w:r>
      <w:r w:rsidR="00D06F33">
        <w:rPr>
          <w:rFonts w:ascii="楷体" w:eastAsia="楷体" w:hAnsi="楷体"/>
          <w:sz w:val="24"/>
          <w:szCs w:val="24"/>
        </w:rPr>
        <w:t>商家</w:t>
      </w:r>
      <w:r>
        <w:rPr>
          <w:rFonts w:ascii="楷体" w:eastAsia="楷体" w:hAnsi="楷体"/>
          <w:sz w:val="24"/>
          <w:szCs w:val="24"/>
        </w:rPr>
        <w:t>实体，并补充到</w:t>
      </w:r>
      <w:r>
        <w:rPr>
          <w:rFonts w:ascii="楷体" w:eastAsia="楷体" w:hAnsi="楷体" w:hint="eastAsia"/>
          <w:sz w:val="24"/>
          <w:szCs w:val="24"/>
        </w:rPr>
        <w:t>实体</w:t>
      </w:r>
      <w:r>
        <w:rPr>
          <w:rFonts w:ascii="楷体" w:eastAsia="楷体" w:hAnsi="楷体"/>
          <w:sz w:val="24"/>
          <w:szCs w:val="24"/>
        </w:rPr>
        <w:t>词典中，不断重复上述过程，</w:t>
      </w:r>
      <w:r>
        <w:rPr>
          <w:rFonts w:ascii="楷体" w:eastAsia="楷体" w:hAnsi="楷体" w:hint="eastAsia"/>
          <w:sz w:val="24"/>
          <w:szCs w:val="24"/>
        </w:rPr>
        <w:t>直到</w:t>
      </w:r>
      <w:r>
        <w:rPr>
          <w:rFonts w:ascii="楷体" w:eastAsia="楷体" w:hAnsi="楷体"/>
          <w:sz w:val="24"/>
          <w:szCs w:val="24"/>
        </w:rPr>
        <w:t>无法发现</w:t>
      </w:r>
      <w:r>
        <w:rPr>
          <w:rFonts w:ascii="楷体" w:eastAsia="楷体" w:hAnsi="楷体" w:hint="eastAsia"/>
          <w:sz w:val="24"/>
          <w:szCs w:val="24"/>
        </w:rPr>
        <w:t>新</w:t>
      </w:r>
      <w:r>
        <w:rPr>
          <w:rFonts w:ascii="楷体" w:eastAsia="楷体" w:hAnsi="楷体"/>
          <w:sz w:val="24"/>
          <w:szCs w:val="24"/>
        </w:rPr>
        <w:t>的实体时停止。流程图</w:t>
      </w:r>
      <w:r>
        <w:rPr>
          <w:rFonts w:ascii="楷体" w:eastAsia="楷体" w:hAnsi="楷体" w:hint="eastAsia"/>
          <w:sz w:val="24"/>
          <w:szCs w:val="24"/>
        </w:rPr>
        <w:t>如下:</w:t>
      </w:r>
    </w:p>
    <w:p w14:paraId="4A4FCAEB" w14:textId="77777777" w:rsidR="00EC6C5B" w:rsidRDefault="00EC6C5B" w:rsidP="00EC6C5B">
      <w:pPr>
        <w:keepNext/>
      </w:pPr>
      <w:r>
        <w:rPr>
          <w:rFonts w:ascii="楷体" w:eastAsia="楷体" w:hAnsi="楷体"/>
          <w:noProof/>
          <w:sz w:val="24"/>
          <w:szCs w:val="24"/>
        </w:rPr>
        <w:drawing>
          <wp:inline distT="0" distB="0" distL="0" distR="0" wp14:anchorId="50E8EA18" wp14:editId="126984AC">
            <wp:extent cx="5431790" cy="1231265"/>
            <wp:effectExtent l="0" t="0" r="0" b="698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1790" cy="1231265"/>
                    </a:xfrm>
                    <a:prstGeom prst="rect">
                      <a:avLst/>
                    </a:prstGeom>
                    <a:noFill/>
                  </pic:spPr>
                </pic:pic>
              </a:graphicData>
            </a:graphic>
          </wp:inline>
        </w:drawing>
      </w:r>
    </w:p>
    <w:p w14:paraId="72287861" w14:textId="77777777" w:rsidR="00EC6C5B" w:rsidRPr="00410409" w:rsidRDefault="00EC6C5B" w:rsidP="00EC6C5B">
      <w:pPr>
        <w:pStyle w:val="ad"/>
        <w:jc w:val="center"/>
        <w:rPr>
          <w:rFonts w:ascii="楷体" w:eastAsia="楷体" w:hAnsi="楷体"/>
          <w:sz w:val="24"/>
          <w:szCs w:val="24"/>
        </w:rPr>
      </w:pPr>
      <w:r>
        <w:rPr>
          <w:rFonts w:hint="eastAsia"/>
        </w:rPr>
        <w:t>图</w:t>
      </w:r>
      <w:r>
        <w:t xml:space="preserve"> </w:t>
      </w:r>
      <w:fldSimple w:instr=" SEQ Figure \* ARABIC ">
        <w:r w:rsidR="00E86460">
          <w:rPr>
            <w:noProof/>
          </w:rPr>
          <w:t>6</w:t>
        </w:r>
      </w:fldSimple>
      <w:r>
        <w:t xml:space="preserve"> </w:t>
      </w:r>
      <w:r>
        <w:rPr>
          <w:rFonts w:hint="eastAsia"/>
        </w:rPr>
        <w:t>菜品实体</w:t>
      </w:r>
      <w:r>
        <w:t>识别</w:t>
      </w:r>
      <w:r>
        <w:rPr>
          <w:rFonts w:hint="eastAsia"/>
        </w:rPr>
        <w:t>流程图</w:t>
      </w:r>
    </w:p>
    <w:p w14:paraId="159F075E" w14:textId="77777777" w:rsidR="009A5577" w:rsidRDefault="00410409" w:rsidP="00410409">
      <w:pPr>
        <w:pStyle w:val="5"/>
      </w:pPr>
      <w:r w:rsidRPr="00410409">
        <w:rPr>
          <w:rFonts w:hint="eastAsia"/>
        </w:rPr>
        <w:t>基于多示例和注意力交换</w:t>
      </w:r>
      <w:r>
        <w:rPr>
          <w:rFonts w:hint="eastAsia"/>
        </w:rPr>
        <w:t>的</w:t>
      </w:r>
      <w:r w:rsidR="000377F9">
        <w:rPr>
          <w:rFonts w:hint="eastAsia"/>
        </w:rPr>
        <w:t>实体</w:t>
      </w:r>
      <w:r>
        <w:t>关系识别</w:t>
      </w:r>
    </w:p>
    <w:p w14:paraId="10EA6ACE" w14:textId="77777777" w:rsidR="00DC2FB9" w:rsidRPr="00FA7EAC" w:rsidRDefault="00DC2FB9" w:rsidP="00FA7EAC">
      <w:pPr>
        <w:spacing w:line="400" w:lineRule="exact"/>
        <w:ind w:firstLineChars="200" w:firstLine="480"/>
        <w:rPr>
          <w:rFonts w:ascii="楷体" w:eastAsia="楷体" w:hAnsi="楷体"/>
          <w:sz w:val="24"/>
          <w:szCs w:val="24"/>
        </w:rPr>
      </w:pPr>
      <w:r w:rsidRPr="00FA7EAC">
        <w:rPr>
          <w:rFonts w:ascii="楷体" w:eastAsia="楷体" w:hAnsi="楷体" w:hint="eastAsia"/>
          <w:sz w:val="24"/>
          <w:szCs w:val="24"/>
        </w:rPr>
        <w:t xml:space="preserve"> 经过</w:t>
      </w:r>
      <w:r w:rsidRPr="00FA7EAC">
        <w:rPr>
          <w:rFonts w:ascii="楷体" w:eastAsia="楷体" w:hAnsi="楷体"/>
          <w:sz w:val="24"/>
          <w:szCs w:val="24"/>
        </w:rPr>
        <w:t>上述的菜品命名实体识别后，可以得到菜品实体词典，通过词典的匹配，能够识别出</w:t>
      </w:r>
      <w:r w:rsidRPr="00FA7EAC">
        <w:rPr>
          <w:rFonts w:ascii="楷体" w:eastAsia="楷体" w:hAnsi="楷体" w:hint="eastAsia"/>
          <w:sz w:val="24"/>
          <w:szCs w:val="24"/>
        </w:rPr>
        <w:t>微博</w:t>
      </w:r>
      <w:r w:rsidRPr="00FA7EAC">
        <w:rPr>
          <w:rFonts w:ascii="楷体" w:eastAsia="楷体" w:hAnsi="楷体"/>
          <w:sz w:val="24"/>
          <w:szCs w:val="24"/>
        </w:rPr>
        <w:t>或评论文本中</w:t>
      </w:r>
      <w:r w:rsidRPr="00FA7EAC">
        <w:rPr>
          <w:rFonts w:ascii="楷体" w:eastAsia="楷体" w:hAnsi="楷体" w:hint="eastAsia"/>
          <w:sz w:val="24"/>
          <w:szCs w:val="24"/>
        </w:rPr>
        <w:t>的</w:t>
      </w:r>
      <w:r w:rsidRPr="00FA7EAC">
        <w:rPr>
          <w:rFonts w:ascii="楷体" w:eastAsia="楷体" w:hAnsi="楷体"/>
          <w:sz w:val="24"/>
          <w:szCs w:val="24"/>
        </w:rPr>
        <w:t>菜品名称，接下来我们需要判断菜品和商家</w:t>
      </w:r>
      <w:r w:rsidRPr="00FA7EAC">
        <w:rPr>
          <w:rFonts w:ascii="楷体" w:eastAsia="楷体" w:hAnsi="楷体" w:hint="eastAsia"/>
          <w:sz w:val="24"/>
          <w:szCs w:val="24"/>
        </w:rPr>
        <w:t>是否</w:t>
      </w:r>
      <w:r w:rsidRPr="00FA7EAC">
        <w:rPr>
          <w:rFonts w:ascii="楷体" w:eastAsia="楷体" w:hAnsi="楷体"/>
          <w:sz w:val="24"/>
          <w:szCs w:val="24"/>
        </w:rPr>
        <w:t>为推荐关系。</w:t>
      </w:r>
      <w:r w:rsidR="00396C2C" w:rsidRPr="00FA7EAC">
        <w:rPr>
          <w:rFonts w:ascii="楷体" w:eastAsia="楷体" w:hAnsi="楷体" w:hint="eastAsia"/>
          <w:sz w:val="24"/>
          <w:szCs w:val="24"/>
        </w:rPr>
        <w:t>该问题转化</w:t>
      </w:r>
      <w:r w:rsidR="00396C2C" w:rsidRPr="00FA7EAC">
        <w:rPr>
          <w:rFonts w:ascii="楷体" w:eastAsia="楷体" w:hAnsi="楷体"/>
          <w:sz w:val="24"/>
          <w:szCs w:val="24"/>
        </w:rPr>
        <w:t>为菜品和商家实体关系识别问题</w:t>
      </w:r>
      <w:r w:rsidR="00396C2C" w:rsidRPr="00FA7EAC">
        <w:rPr>
          <w:rFonts w:ascii="楷体" w:eastAsia="楷体" w:hAnsi="楷体" w:hint="eastAsia"/>
          <w:sz w:val="24"/>
          <w:szCs w:val="24"/>
        </w:rPr>
        <w:t>，</w:t>
      </w:r>
      <w:r w:rsidR="00396C2C" w:rsidRPr="00FA7EAC">
        <w:rPr>
          <w:rFonts w:ascii="楷体" w:eastAsia="楷体" w:hAnsi="楷体"/>
          <w:sz w:val="24"/>
          <w:szCs w:val="24"/>
        </w:rPr>
        <w:t>本课题</w:t>
      </w:r>
      <w:r w:rsidR="00396C2C" w:rsidRPr="00FA7EAC">
        <w:rPr>
          <w:rFonts w:ascii="楷体" w:eastAsia="楷体" w:hAnsi="楷体" w:hint="eastAsia"/>
          <w:sz w:val="24"/>
          <w:szCs w:val="24"/>
        </w:rPr>
        <w:t>拟</w:t>
      </w:r>
      <w:r w:rsidR="00396C2C" w:rsidRPr="00FA7EAC">
        <w:rPr>
          <w:rFonts w:ascii="楷体" w:eastAsia="楷体" w:hAnsi="楷体"/>
          <w:sz w:val="24"/>
          <w:szCs w:val="24"/>
        </w:rPr>
        <w:t>提出基于多示例和注意力交换的</w:t>
      </w:r>
      <w:r w:rsidR="0020172A" w:rsidRPr="00FA7EAC">
        <w:rPr>
          <w:rFonts w:ascii="楷体" w:eastAsia="楷体" w:hAnsi="楷体" w:hint="eastAsia"/>
          <w:sz w:val="24"/>
          <w:szCs w:val="24"/>
        </w:rPr>
        <w:t>深度学习</w:t>
      </w:r>
      <w:r w:rsidR="0020172A" w:rsidRPr="00FA7EAC">
        <w:rPr>
          <w:rFonts w:ascii="楷体" w:eastAsia="楷体" w:hAnsi="楷体"/>
          <w:sz w:val="24"/>
          <w:szCs w:val="24"/>
        </w:rPr>
        <w:t>模型</w:t>
      </w:r>
      <w:r w:rsidR="00396C2C" w:rsidRPr="00FA7EAC">
        <w:rPr>
          <w:rFonts w:ascii="楷体" w:eastAsia="楷体" w:hAnsi="楷体"/>
          <w:sz w:val="24"/>
          <w:szCs w:val="24"/>
        </w:rPr>
        <w:t>来完成实体关系识别。</w:t>
      </w:r>
    </w:p>
    <w:p w14:paraId="0C102985" w14:textId="77777777" w:rsidR="00396C2C" w:rsidRPr="00FA7EAC" w:rsidRDefault="0020172A" w:rsidP="00FA7EAC">
      <w:pPr>
        <w:spacing w:line="400" w:lineRule="exact"/>
        <w:ind w:firstLineChars="200" w:firstLine="480"/>
        <w:rPr>
          <w:rFonts w:ascii="楷体" w:eastAsia="楷体" w:hAnsi="楷体"/>
          <w:sz w:val="24"/>
          <w:szCs w:val="24"/>
        </w:rPr>
      </w:pPr>
      <w:r w:rsidRPr="00FA7EAC">
        <w:rPr>
          <w:rFonts w:ascii="楷体" w:eastAsia="楷体" w:hAnsi="楷体" w:hint="eastAsia"/>
          <w:sz w:val="24"/>
          <w:szCs w:val="24"/>
        </w:rPr>
        <w:t>在</w:t>
      </w:r>
      <w:r w:rsidRPr="00FA7EAC">
        <w:rPr>
          <w:rFonts w:ascii="楷体" w:eastAsia="楷体" w:hAnsi="楷体"/>
          <w:sz w:val="24"/>
          <w:szCs w:val="24"/>
        </w:rPr>
        <w:t>关系识别领域，面临</w:t>
      </w:r>
      <w:r w:rsidRPr="00FA7EAC">
        <w:rPr>
          <w:rFonts w:ascii="楷体" w:eastAsia="楷体" w:hAnsi="楷体" w:hint="eastAsia"/>
          <w:sz w:val="24"/>
          <w:szCs w:val="24"/>
        </w:rPr>
        <w:t>的主要</w:t>
      </w:r>
      <w:r w:rsidRPr="00FA7EAC">
        <w:rPr>
          <w:rFonts w:ascii="楷体" w:eastAsia="楷体" w:hAnsi="楷体"/>
          <w:sz w:val="24"/>
          <w:szCs w:val="24"/>
        </w:rPr>
        <w:t>问题是人工标注语料的工作量</w:t>
      </w:r>
      <w:r w:rsidRPr="00FA7EAC">
        <w:rPr>
          <w:rFonts w:ascii="楷体" w:eastAsia="楷体" w:hAnsi="楷体" w:hint="eastAsia"/>
          <w:sz w:val="24"/>
          <w:szCs w:val="24"/>
        </w:rPr>
        <w:t>较大</w:t>
      </w:r>
      <w:r w:rsidRPr="00FA7EAC">
        <w:rPr>
          <w:rFonts w:ascii="楷体" w:eastAsia="楷体" w:hAnsi="楷体"/>
          <w:sz w:val="24"/>
          <w:szCs w:val="24"/>
        </w:rPr>
        <w:t>，而当前的解决方案是采用远程监督方法，</w:t>
      </w:r>
      <w:r w:rsidRPr="00FA7EAC">
        <w:rPr>
          <w:rFonts w:ascii="楷体" w:eastAsia="楷体" w:hAnsi="楷体" w:hint="eastAsia"/>
          <w:sz w:val="24"/>
          <w:szCs w:val="24"/>
        </w:rPr>
        <w:t>利用现有的开放知识库进行语料的自动标注。在</w:t>
      </w:r>
      <w:r w:rsidRPr="00FA7EAC">
        <w:rPr>
          <w:rFonts w:ascii="楷体" w:eastAsia="楷体" w:hAnsi="楷体"/>
          <w:sz w:val="24"/>
          <w:szCs w:val="24"/>
        </w:rPr>
        <w:t>本课题中，由于目前没有针对菜品推荐的知识库，因此人工标注工作难以避免，</w:t>
      </w:r>
      <w:r w:rsidRPr="00FA7EAC">
        <w:rPr>
          <w:rFonts w:ascii="楷体" w:eastAsia="楷体" w:hAnsi="楷体" w:hint="eastAsia"/>
          <w:sz w:val="24"/>
          <w:szCs w:val="24"/>
        </w:rPr>
        <w:t>但</w:t>
      </w:r>
      <w:r w:rsidRPr="00FA7EAC">
        <w:rPr>
          <w:rFonts w:ascii="楷体" w:eastAsia="楷体" w:hAnsi="楷体"/>
          <w:sz w:val="24"/>
          <w:szCs w:val="24"/>
        </w:rPr>
        <w:t>我们仍可以采用远程监督方法，可以极大地减少</w:t>
      </w:r>
      <w:r w:rsidRPr="00FA7EAC">
        <w:rPr>
          <w:rFonts w:ascii="楷体" w:eastAsia="楷体" w:hAnsi="楷体" w:hint="eastAsia"/>
          <w:sz w:val="24"/>
          <w:szCs w:val="24"/>
        </w:rPr>
        <w:t>人工</w:t>
      </w:r>
      <w:r w:rsidRPr="00FA7EAC">
        <w:rPr>
          <w:rFonts w:ascii="楷体" w:eastAsia="楷体" w:hAnsi="楷体"/>
          <w:sz w:val="24"/>
          <w:szCs w:val="24"/>
        </w:rPr>
        <w:t>标注量，提高工作效率。</w:t>
      </w:r>
    </w:p>
    <w:p w14:paraId="52F107E9" w14:textId="77777777" w:rsidR="003312C4" w:rsidRDefault="0020172A" w:rsidP="00FA7EAC">
      <w:pPr>
        <w:spacing w:line="400" w:lineRule="exact"/>
        <w:ind w:firstLineChars="200" w:firstLine="480"/>
        <w:rPr>
          <w:rFonts w:ascii="楷体" w:eastAsia="楷体" w:hAnsi="楷体"/>
          <w:sz w:val="24"/>
          <w:szCs w:val="24"/>
        </w:rPr>
      </w:pPr>
      <w:r w:rsidRPr="00FA7EAC">
        <w:rPr>
          <w:rFonts w:ascii="楷体" w:eastAsia="楷体" w:hAnsi="楷体" w:hint="eastAsia"/>
          <w:sz w:val="24"/>
          <w:szCs w:val="24"/>
        </w:rPr>
        <w:lastRenderedPageBreak/>
        <w:t>由于远程监督有一个强假设条件，如果两个实体对存在某种关系，那么任何包含这两个实体的句子都存在这种关系。实际上这个假设并不成立，因此会引入较多的噪声数据。为了缓解噪声数据带来的负面影响，</w:t>
      </w:r>
      <w:r w:rsidRPr="00FA7EAC">
        <w:rPr>
          <w:rFonts w:ascii="楷体" w:eastAsia="楷体" w:hAnsi="楷体"/>
          <w:sz w:val="24"/>
          <w:szCs w:val="24"/>
        </w:rPr>
        <w:t>目前最好的方法采用了多示例和注意力结合的深度学习模型。</w:t>
      </w:r>
    </w:p>
    <w:p w14:paraId="63158E22" w14:textId="2DF22185" w:rsidR="0020172A" w:rsidRPr="00FA7EAC" w:rsidRDefault="0020172A" w:rsidP="00FA7EAC">
      <w:pPr>
        <w:spacing w:line="400" w:lineRule="exact"/>
        <w:ind w:firstLineChars="200" w:firstLine="480"/>
        <w:rPr>
          <w:rFonts w:ascii="楷体" w:eastAsia="楷体" w:hAnsi="楷体"/>
          <w:sz w:val="24"/>
          <w:szCs w:val="24"/>
        </w:rPr>
      </w:pPr>
      <w:r w:rsidRPr="00FA7EAC">
        <w:rPr>
          <w:rFonts w:ascii="楷体" w:eastAsia="楷体" w:hAnsi="楷体"/>
          <w:sz w:val="24"/>
          <w:szCs w:val="24"/>
        </w:rPr>
        <w:t>多示例</w:t>
      </w:r>
      <w:r w:rsidRPr="00FA7EAC">
        <w:rPr>
          <w:rFonts w:ascii="楷体" w:eastAsia="楷体" w:hAnsi="楷体" w:hint="eastAsia"/>
          <w:sz w:val="24"/>
          <w:szCs w:val="24"/>
        </w:rPr>
        <w:t>的</w:t>
      </w:r>
      <w:r w:rsidRPr="00FA7EAC">
        <w:rPr>
          <w:rFonts w:ascii="楷体" w:eastAsia="楷体" w:hAnsi="楷体"/>
          <w:sz w:val="24"/>
          <w:szCs w:val="24"/>
        </w:rPr>
        <w:t>核心</w:t>
      </w:r>
      <w:r w:rsidRPr="00FA7EAC">
        <w:rPr>
          <w:rFonts w:ascii="楷体" w:eastAsia="楷体" w:hAnsi="楷体" w:hint="eastAsia"/>
          <w:sz w:val="24"/>
          <w:szCs w:val="24"/>
        </w:rPr>
        <w:t>思想</w:t>
      </w:r>
      <w:r w:rsidRPr="00FA7EAC">
        <w:rPr>
          <w:rFonts w:ascii="楷体" w:eastAsia="楷体" w:hAnsi="楷体"/>
          <w:sz w:val="24"/>
          <w:szCs w:val="24"/>
        </w:rPr>
        <w:t>是</w:t>
      </w:r>
      <w:r w:rsidR="00605DED" w:rsidRPr="00FA7EAC">
        <w:rPr>
          <w:rFonts w:ascii="楷体" w:eastAsia="楷体" w:hAnsi="楷体" w:hint="eastAsia"/>
          <w:sz w:val="24"/>
          <w:szCs w:val="24"/>
        </w:rPr>
        <w:t>将</w:t>
      </w:r>
      <w:r w:rsidR="00605DED" w:rsidRPr="00FA7EAC">
        <w:rPr>
          <w:rFonts w:ascii="楷体" w:eastAsia="楷体" w:hAnsi="楷体"/>
          <w:sz w:val="24"/>
          <w:szCs w:val="24"/>
        </w:rPr>
        <w:t>每个实体对视作一个包，所有包含该实体对的句子视为包内的示例</w:t>
      </w:r>
      <w:r w:rsidR="00605DED" w:rsidRPr="00FA7EAC">
        <w:rPr>
          <w:rFonts w:ascii="楷体" w:eastAsia="楷体" w:hAnsi="楷体" w:hint="eastAsia"/>
          <w:sz w:val="24"/>
          <w:szCs w:val="24"/>
        </w:rPr>
        <w:t>，多示例方法是基于包级别而不是示例级别进行分类，可以有效减弱引入噪声句子而带来的负面影响。</w:t>
      </w:r>
      <w:r w:rsidR="00605DED" w:rsidRPr="00FA7EAC">
        <w:rPr>
          <w:rFonts w:ascii="楷体" w:eastAsia="楷体" w:hAnsi="楷体"/>
          <w:sz w:val="24"/>
          <w:szCs w:val="24"/>
        </w:rPr>
        <w:t>注意力</w:t>
      </w:r>
      <w:r w:rsidR="00605DED" w:rsidRPr="00FA7EAC">
        <w:rPr>
          <w:rFonts w:ascii="楷体" w:eastAsia="楷体" w:hAnsi="楷体" w:hint="eastAsia"/>
          <w:sz w:val="24"/>
          <w:szCs w:val="24"/>
        </w:rPr>
        <w:t>机制</w:t>
      </w:r>
      <w:r w:rsidR="00605DED" w:rsidRPr="00FA7EAC">
        <w:rPr>
          <w:rFonts w:ascii="楷体" w:eastAsia="楷体" w:hAnsi="楷体"/>
          <w:sz w:val="24"/>
          <w:szCs w:val="24"/>
        </w:rPr>
        <w:t>的核心思想则是</w:t>
      </w:r>
      <w:r w:rsidR="00605DED" w:rsidRPr="00FA7EAC">
        <w:rPr>
          <w:rFonts w:ascii="楷体" w:eastAsia="楷体" w:hAnsi="楷体" w:hint="eastAsia"/>
          <w:sz w:val="24"/>
          <w:szCs w:val="24"/>
        </w:rPr>
        <w:t>通过</w:t>
      </w:r>
      <w:r w:rsidR="00605DED" w:rsidRPr="00FA7EAC">
        <w:rPr>
          <w:rFonts w:ascii="楷体" w:eastAsia="楷体" w:hAnsi="楷体"/>
          <w:sz w:val="24"/>
          <w:szCs w:val="24"/>
        </w:rPr>
        <w:t>训练学习到包内不同示例</w:t>
      </w:r>
      <w:r w:rsidR="00605DED" w:rsidRPr="00FA7EAC">
        <w:rPr>
          <w:rFonts w:ascii="楷体" w:eastAsia="楷体" w:hAnsi="楷体" w:hint="eastAsia"/>
          <w:sz w:val="24"/>
          <w:szCs w:val="24"/>
        </w:rPr>
        <w:t>的</w:t>
      </w:r>
      <w:r w:rsidR="00605DED" w:rsidRPr="00FA7EAC">
        <w:rPr>
          <w:rFonts w:ascii="楷体" w:eastAsia="楷体" w:hAnsi="楷体"/>
          <w:sz w:val="24"/>
          <w:szCs w:val="24"/>
        </w:rPr>
        <w:t>权重，</w:t>
      </w:r>
      <w:r w:rsidR="00605DED" w:rsidRPr="00FA7EAC">
        <w:rPr>
          <w:rFonts w:ascii="楷体" w:eastAsia="楷体" w:hAnsi="楷体" w:hint="eastAsia"/>
          <w:sz w:val="24"/>
          <w:szCs w:val="24"/>
        </w:rPr>
        <w:t>权重</w:t>
      </w:r>
      <w:r w:rsidR="00605DED" w:rsidRPr="00FA7EAC">
        <w:rPr>
          <w:rFonts w:ascii="楷体" w:eastAsia="楷体" w:hAnsi="楷体"/>
          <w:sz w:val="24"/>
          <w:szCs w:val="24"/>
        </w:rPr>
        <w:t>是</w:t>
      </w:r>
      <w:r w:rsidR="00605DED" w:rsidRPr="00FA7EAC">
        <w:rPr>
          <w:rFonts w:ascii="楷体" w:eastAsia="楷体" w:hAnsi="楷体" w:hint="eastAsia"/>
          <w:sz w:val="24"/>
          <w:szCs w:val="24"/>
        </w:rPr>
        <w:t>基于</w:t>
      </w:r>
      <w:r w:rsidR="00605DED" w:rsidRPr="00FA7EAC">
        <w:rPr>
          <w:rFonts w:ascii="楷体" w:eastAsia="楷体" w:hAnsi="楷体"/>
          <w:sz w:val="24"/>
          <w:szCs w:val="24"/>
        </w:rPr>
        <w:t>示例向量和关系向量之间的</w:t>
      </w:r>
      <w:r w:rsidR="00605DED" w:rsidRPr="00FA7EAC">
        <w:rPr>
          <w:rFonts w:ascii="楷体" w:eastAsia="楷体" w:hAnsi="楷体" w:hint="eastAsia"/>
          <w:sz w:val="24"/>
          <w:szCs w:val="24"/>
        </w:rPr>
        <w:t>相似度</w:t>
      </w:r>
      <w:r w:rsidR="00605DED" w:rsidRPr="00FA7EAC">
        <w:rPr>
          <w:rFonts w:ascii="楷体" w:eastAsia="楷体" w:hAnsi="楷体"/>
          <w:sz w:val="24"/>
          <w:szCs w:val="24"/>
        </w:rPr>
        <w:t>计算出来的</w:t>
      </w:r>
      <w:r w:rsidR="003312C4">
        <w:rPr>
          <w:rFonts w:ascii="楷体" w:eastAsia="楷体" w:hAnsi="楷体" w:hint="eastAsia"/>
          <w:sz w:val="24"/>
          <w:szCs w:val="24"/>
        </w:rPr>
        <w:t>，如果</w:t>
      </w:r>
      <w:r w:rsidR="003312C4">
        <w:rPr>
          <w:rFonts w:ascii="楷体" w:eastAsia="楷体" w:hAnsi="楷体"/>
          <w:sz w:val="24"/>
          <w:szCs w:val="24"/>
        </w:rPr>
        <w:t>示例</w:t>
      </w:r>
      <w:r w:rsidR="003312C4">
        <w:rPr>
          <w:rFonts w:ascii="楷体" w:eastAsia="楷体" w:hAnsi="楷体" w:hint="eastAsia"/>
          <w:sz w:val="24"/>
          <w:szCs w:val="24"/>
        </w:rPr>
        <w:t>对于</w:t>
      </w:r>
      <w:r w:rsidR="003312C4">
        <w:rPr>
          <w:rFonts w:ascii="楷体" w:eastAsia="楷体" w:hAnsi="楷体"/>
          <w:sz w:val="24"/>
          <w:szCs w:val="24"/>
        </w:rPr>
        <w:t>关系的</w:t>
      </w:r>
      <w:r w:rsidR="003312C4">
        <w:rPr>
          <w:rFonts w:ascii="楷体" w:eastAsia="楷体" w:hAnsi="楷体" w:hint="eastAsia"/>
          <w:sz w:val="24"/>
          <w:szCs w:val="24"/>
        </w:rPr>
        <w:t>贡献较</w:t>
      </w:r>
      <w:r w:rsidR="003312C4">
        <w:rPr>
          <w:rFonts w:ascii="楷体" w:eastAsia="楷体" w:hAnsi="楷体"/>
          <w:sz w:val="24"/>
          <w:szCs w:val="24"/>
        </w:rPr>
        <w:t>大，那么权重就</w:t>
      </w:r>
      <w:r w:rsidR="003312C4">
        <w:rPr>
          <w:rFonts w:ascii="楷体" w:eastAsia="楷体" w:hAnsi="楷体" w:hint="eastAsia"/>
          <w:sz w:val="24"/>
          <w:szCs w:val="24"/>
        </w:rPr>
        <w:t>较高</w:t>
      </w:r>
      <w:r w:rsidR="00605DED" w:rsidRPr="00FA7EAC">
        <w:rPr>
          <w:rFonts w:ascii="楷体" w:eastAsia="楷体" w:hAnsi="楷体"/>
          <w:sz w:val="24"/>
          <w:szCs w:val="24"/>
        </w:rPr>
        <w:t>。根据</w:t>
      </w:r>
      <w:r w:rsidR="00605DED" w:rsidRPr="00FA7EAC">
        <w:rPr>
          <w:rFonts w:ascii="楷体" w:eastAsia="楷体" w:hAnsi="楷体" w:hint="eastAsia"/>
          <w:sz w:val="24"/>
          <w:szCs w:val="24"/>
        </w:rPr>
        <w:t>示例</w:t>
      </w:r>
      <w:r w:rsidR="00605DED" w:rsidRPr="00FA7EAC">
        <w:rPr>
          <w:rFonts w:ascii="楷体" w:eastAsia="楷体" w:hAnsi="楷体"/>
          <w:sz w:val="24"/>
          <w:szCs w:val="24"/>
        </w:rPr>
        <w:t>的权重，对</w:t>
      </w:r>
      <w:r w:rsidR="00605DED" w:rsidRPr="00FA7EAC">
        <w:rPr>
          <w:rFonts w:ascii="楷体" w:eastAsia="楷体" w:hAnsi="楷体" w:hint="eastAsia"/>
          <w:sz w:val="24"/>
          <w:szCs w:val="24"/>
        </w:rPr>
        <w:t>包内</w:t>
      </w:r>
      <w:r w:rsidR="00605DED" w:rsidRPr="00FA7EAC">
        <w:rPr>
          <w:rFonts w:ascii="楷体" w:eastAsia="楷体" w:hAnsi="楷体"/>
          <w:sz w:val="24"/>
          <w:szCs w:val="24"/>
        </w:rPr>
        <w:t>示例进行加权求和</w:t>
      </w:r>
      <w:r w:rsidR="00605DED" w:rsidRPr="00FA7EAC">
        <w:rPr>
          <w:rFonts w:ascii="楷体" w:eastAsia="楷体" w:hAnsi="楷体" w:hint="eastAsia"/>
          <w:sz w:val="24"/>
          <w:szCs w:val="24"/>
        </w:rPr>
        <w:t>得到</w:t>
      </w:r>
      <w:r w:rsidR="00605DED" w:rsidRPr="00FA7EAC">
        <w:rPr>
          <w:rFonts w:ascii="楷体" w:eastAsia="楷体" w:hAnsi="楷体"/>
          <w:sz w:val="24"/>
          <w:szCs w:val="24"/>
        </w:rPr>
        <w:t>包的特征表示向量，最终基于包</w:t>
      </w:r>
      <w:r w:rsidR="00605DED" w:rsidRPr="00FA7EAC">
        <w:rPr>
          <w:rFonts w:ascii="楷体" w:eastAsia="楷体" w:hAnsi="楷体" w:hint="eastAsia"/>
          <w:sz w:val="24"/>
          <w:szCs w:val="24"/>
        </w:rPr>
        <w:t>向量</w:t>
      </w:r>
      <w:r w:rsidR="00605DED" w:rsidRPr="00FA7EAC">
        <w:rPr>
          <w:rFonts w:ascii="楷体" w:eastAsia="楷体" w:hAnsi="楷体"/>
          <w:sz w:val="24"/>
          <w:szCs w:val="24"/>
        </w:rPr>
        <w:t>进行</w:t>
      </w:r>
      <w:r w:rsidR="00605DED" w:rsidRPr="00FA7EAC">
        <w:rPr>
          <w:rFonts w:ascii="楷体" w:eastAsia="楷体" w:hAnsi="楷体" w:hint="eastAsia"/>
          <w:sz w:val="24"/>
          <w:szCs w:val="24"/>
        </w:rPr>
        <w:t>关系</w:t>
      </w:r>
      <w:r w:rsidR="00605DED" w:rsidRPr="00FA7EAC">
        <w:rPr>
          <w:rFonts w:ascii="楷体" w:eastAsia="楷体" w:hAnsi="楷体"/>
          <w:sz w:val="24"/>
          <w:szCs w:val="24"/>
        </w:rPr>
        <w:t>分类。</w:t>
      </w:r>
      <w:r w:rsidR="00FA7EAC" w:rsidRPr="00FA7EAC">
        <w:rPr>
          <w:rFonts w:ascii="楷体" w:eastAsia="楷体" w:hAnsi="楷体" w:hint="eastAsia"/>
          <w:sz w:val="24"/>
          <w:szCs w:val="24"/>
        </w:rPr>
        <w:t>基于</w:t>
      </w:r>
      <w:r w:rsidR="00FA7EAC" w:rsidRPr="00FA7EAC">
        <w:rPr>
          <w:rFonts w:ascii="楷体" w:eastAsia="楷体" w:hAnsi="楷体"/>
          <w:sz w:val="24"/>
          <w:szCs w:val="24"/>
        </w:rPr>
        <w:t>注意力的包特征向量构建模型如下所示</w:t>
      </w:r>
      <w:r w:rsidR="00FA7EAC" w:rsidRPr="00FA7EAC">
        <w:rPr>
          <w:rFonts w:ascii="楷体" w:eastAsia="楷体" w:hAnsi="楷体" w:hint="eastAsia"/>
          <w:sz w:val="24"/>
          <w:szCs w:val="24"/>
        </w:rPr>
        <w:t>:</w:t>
      </w:r>
    </w:p>
    <w:p w14:paraId="4CFA9EBE" w14:textId="77777777" w:rsidR="00FA7EAC" w:rsidRDefault="00FA7EAC" w:rsidP="00FA7EAC">
      <w:pPr>
        <w:keepNext/>
        <w:jc w:val="center"/>
      </w:pPr>
      <w:r>
        <w:rPr>
          <w:noProof/>
        </w:rPr>
        <w:drawing>
          <wp:inline distT="0" distB="0" distL="0" distR="0" wp14:anchorId="751367D0" wp14:editId="048292A6">
            <wp:extent cx="2995683" cy="2601514"/>
            <wp:effectExtent l="0" t="0" r="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0739" cy="2614589"/>
                    </a:xfrm>
                    <a:prstGeom prst="rect">
                      <a:avLst/>
                    </a:prstGeom>
                  </pic:spPr>
                </pic:pic>
              </a:graphicData>
            </a:graphic>
          </wp:inline>
        </w:drawing>
      </w:r>
    </w:p>
    <w:p w14:paraId="45A8CA8C" w14:textId="77777777" w:rsidR="00FA7EAC" w:rsidRPr="0020172A" w:rsidRDefault="00FA7EAC" w:rsidP="00FA7EAC">
      <w:pPr>
        <w:pStyle w:val="ad"/>
        <w:jc w:val="center"/>
      </w:pPr>
      <w:r>
        <w:rPr>
          <w:rFonts w:hint="eastAsia"/>
        </w:rPr>
        <w:t>图</w:t>
      </w:r>
      <w:fldSimple w:instr=" SEQ Figure \* ARABIC ">
        <w:r w:rsidR="00E86460">
          <w:rPr>
            <w:noProof/>
          </w:rPr>
          <w:t>7</w:t>
        </w:r>
      </w:fldSimple>
      <w:r>
        <w:t xml:space="preserve"> </w:t>
      </w:r>
      <w:r>
        <w:rPr>
          <w:rFonts w:hint="eastAsia"/>
        </w:rPr>
        <w:t>基于</w:t>
      </w:r>
      <w:r>
        <w:t>注意力的</w:t>
      </w:r>
      <w:r>
        <w:rPr>
          <w:rFonts w:hint="eastAsia"/>
        </w:rPr>
        <w:t>包向量构建模型</w:t>
      </w:r>
    </w:p>
    <w:p w14:paraId="776F296F" w14:textId="77777777" w:rsidR="00FA7EAC" w:rsidRDefault="00FA7EAC" w:rsidP="005C4B78">
      <w:pPr>
        <w:spacing w:line="400" w:lineRule="exact"/>
        <w:ind w:firstLineChars="200" w:firstLine="480"/>
        <w:rPr>
          <w:rFonts w:ascii="楷体" w:eastAsia="楷体" w:hAnsi="楷体"/>
          <w:sz w:val="24"/>
          <w:szCs w:val="24"/>
        </w:rPr>
      </w:pPr>
      <w:r w:rsidRPr="005C4B78">
        <w:rPr>
          <w:rFonts w:ascii="楷体" w:eastAsia="楷体" w:hAnsi="楷体" w:hint="eastAsia"/>
          <w:sz w:val="24"/>
          <w:szCs w:val="24"/>
        </w:rPr>
        <w:t>其中m</w:t>
      </w:r>
      <w:r w:rsidRPr="005C4B78">
        <w:rPr>
          <w:rFonts w:ascii="楷体" w:eastAsia="楷体" w:hAnsi="楷体" w:hint="eastAsia"/>
          <w:sz w:val="24"/>
          <w:szCs w:val="24"/>
          <w:vertAlign w:val="subscript"/>
        </w:rPr>
        <w:t>i</w:t>
      </w:r>
      <w:r w:rsidRPr="005C4B78">
        <w:rPr>
          <w:rFonts w:ascii="楷体" w:eastAsia="楷体" w:hAnsi="楷体" w:hint="eastAsia"/>
          <w:sz w:val="24"/>
          <w:szCs w:val="24"/>
        </w:rPr>
        <w:t>表示</w:t>
      </w:r>
      <w:r w:rsidRPr="005C4B78">
        <w:rPr>
          <w:rFonts w:ascii="楷体" w:eastAsia="楷体" w:hAnsi="楷体"/>
          <w:sz w:val="24"/>
          <w:szCs w:val="24"/>
        </w:rPr>
        <w:t>包含某实体对的文本</w:t>
      </w:r>
      <w:r w:rsidRPr="005C4B78">
        <w:rPr>
          <w:rFonts w:ascii="楷体" w:eastAsia="楷体" w:hAnsi="楷体" w:hint="eastAsia"/>
          <w:sz w:val="24"/>
          <w:szCs w:val="24"/>
        </w:rPr>
        <w:t>示例，r</w:t>
      </w:r>
      <w:r w:rsidRPr="005C4B78">
        <w:rPr>
          <w:rFonts w:ascii="楷体" w:eastAsia="楷体" w:hAnsi="楷体" w:hint="eastAsia"/>
          <w:sz w:val="24"/>
          <w:szCs w:val="24"/>
          <w:vertAlign w:val="subscript"/>
        </w:rPr>
        <w:t>i</w:t>
      </w:r>
      <w:r w:rsidRPr="005C4B78">
        <w:rPr>
          <w:rFonts w:ascii="楷体" w:eastAsia="楷体" w:hAnsi="楷体" w:hint="eastAsia"/>
          <w:sz w:val="24"/>
          <w:szCs w:val="24"/>
        </w:rPr>
        <w:t>表示经过</w:t>
      </w:r>
      <w:r w:rsidRPr="005C4B78">
        <w:rPr>
          <w:rFonts w:ascii="楷体" w:eastAsia="楷体" w:hAnsi="楷体"/>
          <w:sz w:val="24"/>
          <w:szCs w:val="24"/>
        </w:rPr>
        <w:t>卷积神经网络</w:t>
      </w:r>
      <w:r w:rsidRPr="005C4B78">
        <w:rPr>
          <w:rFonts w:ascii="楷体" w:eastAsia="楷体" w:hAnsi="楷体" w:hint="eastAsia"/>
          <w:sz w:val="24"/>
          <w:szCs w:val="24"/>
        </w:rPr>
        <w:t>CNN后</w:t>
      </w:r>
      <w:r w:rsidRPr="005C4B78">
        <w:rPr>
          <w:rFonts w:ascii="楷体" w:eastAsia="楷体" w:hAnsi="楷体"/>
          <w:sz w:val="24"/>
          <w:szCs w:val="24"/>
        </w:rPr>
        <w:t>的文本向量，</w:t>
      </w:r>
      <w:r w:rsidRPr="005C4B78">
        <w:rPr>
          <w:rFonts w:ascii="楷体" w:eastAsia="楷体" w:hAnsi="楷体" w:hint="eastAsia"/>
          <w:sz w:val="24"/>
          <w:szCs w:val="24"/>
        </w:rPr>
        <w:t>a</w:t>
      </w:r>
      <w:r w:rsidRPr="005C4B78">
        <w:rPr>
          <w:rFonts w:ascii="楷体" w:eastAsia="楷体" w:hAnsi="楷体" w:hint="eastAsia"/>
          <w:sz w:val="24"/>
          <w:szCs w:val="24"/>
          <w:vertAlign w:val="subscript"/>
        </w:rPr>
        <w:t>i</w:t>
      </w:r>
      <w:r w:rsidRPr="005C4B78">
        <w:rPr>
          <w:rFonts w:ascii="楷体" w:eastAsia="楷体" w:hAnsi="楷体" w:hint="eastAsia"/>
          <w:sz w:val="24"/>
          <w:szCs w:val="24"/>
        </w:rPr>
        <w:t>表示文本示例的</w:t>
      </w:r>
      <w:r w:rsidRPr="005C4B78">
        <w:rPr>
          <w:rFonts w:ascii="楷体" w:eastAsia="楷体" w:hAnsi="楷体"/>
          <w:sz w:val="24"/>
          <w:szCs w:val="24"/>
        </w:rPr>
        <w:t>权重，</w:t>
      </w:r>
      <w:r w:rsidRPr="005C4B78">
        <w:rPr>
          <w:rFonts w:ascii="楷体" w:eastAsia="楷体" w:hAnsi="楷体" w:hint="eastAsia"/>
          <w:sz w:val="24"/>
          <w:szCs w:val="24"/>
        </w:rPr>
        <w:t>通过</w:t>
      </w:r>
      <w:r w:rsidRPr="005C4B78">
        <w:rPr>
          <w:rFonts w:ascii="楷体" w:eastAsia="楷体" w:hAnsi="楷体"/>
          <w:sz w:val="24"/>
          <w:szCs w:val="24"/>
        </w:rPr>
        <w:t>加权求和后即可得到</w:t>
      </w:r>
      <w:r w:rsidRPr="005C4B78">
        <w:rPr>
          <w:rFonts w:ascii="楷体" w:eastAsia="楷体" w:hAnsi="楷体" w:hint="eastAsia"/>
          <w:sz w:val="24"/>
          <w:szCs w:val="24"/>
        </w:rPr>
        <w:t>r向量，即</w:t>
      </w:r>
      <w:r w:rsidRPr="005C4B78">
        <w:rPr>
          <w:rFonts w:ascii="楷体" w:eastAsia="楷体" w:hAnsi="楷体"/>
          <w:sz w:val="24"/>
          <w:szCs w:val="24"/>
        </w:rPr>
        <w:t>该实体</w:t>
      </w:r>
      <w:r w:rsidRPr="005C4B78">
        <w:rPr>
          <w:rFonts w:ascii="楷体" w:eastAsia="楷体" w:hAnsi="楷体" w:hint="eastAsia"/>
          <w:sz w:val="24"/>
          <w:szCs w:val="24"/>
        </w:rPr>
        <w:t>对</w:t>
      </w:r>
      <w:r w:rsidRPr="005C4B78">
        <w:rPr>
          <w:rFonts w:ascii="楷体" w:eastAsia="楷体" w:hAnsi="楷体"/>
          <w:sz w:val="24"/>
          <w:szCs w:val="24"/>
        </w:rPr>
        <w:t>的包向量</w:t>
      </w:r>
      <w:r w:rsidRPr="005C4B78">
        <w:rPr>
          <w:rFonts w:ascii="楷体" w:eastAsia="楷体" w:hAnsi="楷体" w:hint="eastAsia"/>
          <w:sz w:val="24"/>
          <w:szCs w:val="24"/>
        </w:rPr>
        <w:t>。其中</w:t>
      </w:r>
      <w:r w:rsidRPr="005C4B78">
        <w:rPr>
          <w:rFonts w:ascii="楷体" w:eastAsia="楷体" w:hAnsi="楷体"/>
          <w:sz w:val="24"/>
          <w:szCs w:val="24"/>
        </w:rPr>
        <w:t>，</w:t>
      </w:r>
      <w:r w:rsidRPr="005C4B78">
        <w:rPr>
          <w:rFonts w:ascii="楷体" w:eastAsia="楷体" w:hAnsi="楷体" w:hint="eastAsia"/>
          <w:sz w:val="24"/>
          <w:szCs w:val="24"/>
        </w:rPr>
        <w:t>a</w:t>
      </w:r>
      <w:r w:rsidRPr="005C4B78">
        <w:rPr>
          <w:rFonts w:ascii="楷体" w:eastAsia="楷体" w:hAnsi="楷体" w:hint="eastAsia"/>
          <w:sz w:val="24"/>
          <w:szCs w:val="24"/>
          <w:vertAlign w:val="subscript"/>
        </w:rPr>
        <w:t>i</w:t>
      </w:r>
      <w:r w:rsidRPr="005C4B78">
        <w:rPr>
          <w:rFonts w:ascii="楷体" w:eastAsia="楷体" w:hAnsi="楷体" w:hint="eastAsia"/>
          <w:sz w:val="24"/>
          <w:szCs w:val="24"/>
        </w:rPr>
        <w:t>的</w:t>
      </w:r>
      <w:r w:rsidRPr="005C4B78">
        <w:rPr>
          <w:rFonts w:ascii="楷体" w:eastAsia="楷体" w:hAnsi="楷体"/>
          <w:sz w:val="24"/>
          <w:szCs w:val="24"/>
        </w:rPr>
        <w:t>计算公式如下</w:t>
      </w:r>
      <w:r w:rsidRPr="005C4B78">
        <w:rPr>
          <w:rFonts w:ascii="楷体" w:eastAsia="楷体" w:hAnsi="楷体" w:hint="eastAsia"/>
          <w:sz w:val="24"/>
          <w:szCs w:val="24"/>
        </w:rPr>
        <w:t>：</w:t>
      </w:r>
    </w:p>
    <w:p w14:paraId="7E957996" w14:textId="77777777" w:rsidR="005C4B78" w:rsidRDefault="005C4B78" w:rsidP="005C4B78">
      <w:pPr>
        <w:ind w:firstLineChars="200" w:firstLine="420"/>
        <w:jc w:val="center"/>
      </w:pPr>
      <w:r w:rsidRPr="00693C88">
        <w:rPr>
          <w:position w:val="-32"/>
        </w:rPr>
        <w:object w:dxaOrig="1540" w:dyaOrig="700" w14:anchorId="204095FD">
          <v:shape id="_x0000_i1026" type="#_x0000_t75" style="width:77.25pt;height:35.25pt" o:ole="">
            <v:imagedata r:id="rId24" o:title=""/>
          </v:shape>
          <o:OLEObject Type="Embed" ProgID="Equation.DSMT4" ShapeID="_x0000_i1026" DrawAspect="Content" ObjectID="_1593430325" r:id="rId25"/>
        </w:object>
      </w:r>
    </w:p>
    <w:p w14:paraId="47666FD8" w14:textId="77777777" w:rsidR="005C4B78" w:rsidRPr="005C4B78" w:rsidRDefault="00FF652F" w:rsidP="005C4B78">
      <w:pPr>
        <w:ind w:firstLineChars="200" w:firstLine="420"/>
        <w:jc w:val="center"/>
        <w:rPr>
          <w:rFonts w:ascii="楷体" w:eastAsia="楷体" w:hAnsi="楷体"/>
          <w:sz w:val="24"/>
          <w:szCs w:val="24"/>
        </w:rPr>
      </w:pPr>
      <w:r w:rsidRPr="005C4B78">
        <w:rPr>
          <w:position w:val="-10"/>
        </w:rPr>
        <w:object w:dxaOrig="740" w:dyaOrig="260" w14:anchorId="68C6E0C7">
          <v:shape id="_x0000_i1027" type="#_x0000_t75" style="width:46.5pt;height:16.5pt" o:ole="">
            <v:imagedata r:id="rId26" o:title=""/>
          </v:shape>
          <o:OLEObject Type="Embed" ProgID="Equation.DSMT4" ShapeID="_x0000_i1027" DrawAspect="Content" ObjectID="_1593430326" r:id="rId27"/>
        </w:object>
      </w:r>
    </w:p>
    <w:p w14:paraId="3FDD9127" w14:textId="77777777" w:rsidR="00FA7EAC" w:rsidRDefault="00FA7EAC" w:rsidP="005C4B78">
      <w:pPr>
        <w:spacing w:line="400" w:lineRule="exact"/>
        <w:ind w:firstLineChars="200" w:firstLine="480"/>
        <w:rPr>
          <w:rFonts w:ascii="楷体" w:eastAsia="楷体" w:hAnsi="楷体"/>
          <w:sz w:val="24"/>
          <w:szCs w:val="24"/>
        </w:rPr>
      </w:pPr>
      <w:r w:rsidRPr="005C4B78">
        <w:rPr>
          <w:rFonts w:ascii="楷体" w:eastAsia="楷体" w:hAnsi="楷体"/>
          <w:sz w:val="24"/>
          <w:szCs w:val="24"/>
        </w:rPr>
        <w:t>q</w:t>
      </w:r>
      <w:r w:rsidRPr="005C4B78">
        <w:rPr>
          <w:rFonts w:ascii="楷体" w:eastAsia="楷体" w:hAnsi="楷体" w:hint="eastAsia"/>
          <w:sz w:val="24"/>
          <w:szCs w:val="24"/>
        </w:rPr>
        <w:t>又</w:t>
      </w:r>
      <w:r w:rsidRPr="005C4B78">
        <w:rPr>
          <w:rFonts w:ascii="楷体" w:eastAsia="楷体" w:hAnsi="楷体"/>
          <w:sz w:val="24"/>
          <w:szCs w:val="24"/>
        </w:rPr>
        <w:t>称为查询向量</w:t>
      </w:r>
      <w:r w:rsidRPr="005C4B78">
        <w:rPr>
          <w:rFonts w:ascii="楷体" w:eastAsia="楷体" w:hAnsi="楷体" w:hint="eastAsia"/>
          <w:sz w:val="24"/>
          <w:szCs w:val="24"/>
        </w:rPr>
        <w:t>,可以</w:t>
      </w:r>
      <w:r w:rsidRPr="005C4B78">
        <w:rPr>
          <w:rFonts w:ascii="楷体" w:eastAsia="楷体" w:hAnsi="楷体"/>
          <w:sz w:val="24"/>
          <w:szCs w:val="24"/>
        </w:rPr>
        <w:t>看做</w:t>
      </w:r>
      <w:r w:rsidRPr="005C4B78">
        <w:rPr>
          <w:rFonts w:ascii="楷体" w:eastAsia="楷体" w:hAnsi="楷体" w:hint="eastAsia"/>
          <w:sz w:val="24"/>
          <w:szCs w:val="24"/>
        </w:rPr>
        <w:t>对</w:t>
      </w:r>
      <w:r w:rsidRPr="005C4B78">
        <w:rPr>
          <w:rFonts w:ascii="楷体" w:eastAsia="楷体" w:hAnsi="楷体"/>
          <w:sz w:val="24"/>
          <w:szCs w:val="24"/>
        </w:rPr>
        <w:t>关系的向量表示，</w:t>
      </w:r>
      <w:r w:rsidRPr="005C4B78">
        <w:rPr>
          <w:rFonts w:ascii="楷体" w:eastAsia="楷体" w:hAnsi="楷体" w:hint="eastAsia"/>
          <w:sz w:val="24"/>
          <w:szCs w:val="24"/>
        </w:rPr>
        <w:t>该向量</w:t>
      </w:r>
      <w:r w:rsidRPr="005C4B78">
        <w:rPr>
          <w:rFonts w:ascii="楷体" w:eastAsia="楷体" w:hAnsi="楷体"/>
          <w:sz w:val="24"/>
          <w:szCs w:val="24"/>
        </w:rPr>
        <w:t>由</w:t>
      </w:r>
      <w:r w:rsidRPr="005C4B78">
        <w:rPr>
          <w:rFonts w:ascii="楷体" w:eastAsia="楷体" w:hAnsi="楷体" w:hint="eastAsia"/>
          <w:sz w:val="24"/>
          <w:szCs w:val="24"/>
        </w:rPr>
        <w:t>模型</w:t>
      </w:r>
      <w:r w:rsidRPr="005C4B78">
        <w:rPr>
          <w:rFonts w:ascii="楷体" w:eastAsia="楷体" w:hAnsi="楷体"/>
          <w:sz w:val="24"/>
          <w:szCs w:val="24"/>
        </w:rPr>
        <w:t>自动学习得到。</w:t>
      </w:r>
      <w:r w:rsidRPr="005C4B78">
        <w:rPr>
          <w:rFonts w:ascii="楷体" w:eastAsia="楷体" w:hAnsi="楷体" w:hint="eastAsia"/>
          <w:sz w:val="24"/>
          <w:szCs w:val="24"/>
        </w:rPr>
        <w:t>最终</w:t>
      </w:r>
      <w:r w:rsidRPr="005C4B78">
        <w:rPr>
          <w:rFonts w:ascii="楷体" w:eastAsia="楷体" w:hAnsi="楷体"/>
          <w:sz w:val="24"/>
          <w:szCs w:val="24"/>
        </w:rPr>
        <w:t>将包向量输入到</w:t>
      </w:r>
      <w:r w:rsidRPr="005C4B78">
        <w:rPr>
          <w:rFonts w:ascii="楷体" w:eastAsia="楷体" w:hAnsi="楷体" w:hint="eastAsia"/>
          <w:sz w:val="24"/>
          <w:szCs w:val="24"/>
        </w:rPr>
        <w:t>softmax层</w:t>
      </w:r>
      <w:r w:rsidRPr="005C4B78">
        <w:rPr>
          <w:rFonts w:ascii="楷体" w:eastAsia="楷体" w:hAnsi="楷体"/>
          <w:sz w:val="24"/>
          <w:szCs w:val="24"/>
        </w:rPr>
        <w:t>进行分类，目标函数为交叉熵</w:t>
      </w:r>
      <w:r w:rsidRPr="005C4B78">
        <w:rPr>
          <w:rFonts w:ascii="楷体" w:eastAsia="楷体" w:hAnsi="楷体" w:hint="eastAsia"/>
          <w:sz w:val="24"/>
          <w:szCs w:val="24"/>
        </w:rPr>
        <w:t>:</w:t>
      </w:r>
    </w:p>
    <w:p w14:paraId="32165D49" w14:textId="77777777" w:rsidR="00FF652F" w:rsidRPr="005C4B78" w:rsidRDefault="00FF652F" w:rsidP="00FF652F">
      <w:pPr>
        <w:ind w:firstLineChars="200" w:firstLine="420"/>
        <w:jc w:val="center"/>
        <w:rPr>
          <w:rFonts w:ascii="楷体" w:eastAsia="楷体" w:hAnsi="楷体"/>
          <w:sz w:val="24"/>
          <w:szCs w:val="24"/>
        </w:rPr>
      </w:pPr>
      <w:r w:rsidRPr="00693C88">
        <w:rPr>
          <w:position w:val="-28"/>
        </w:rPr>
        <w:object w:dxaOrig="2380" w:dyaOrig="680" w14:anchorId="30AA1247">
          <v:shape id="_x0000_i1028" type="#_x0000_t75" style="width:118.5pt;height:33.75pt" o:ole="">
            <v:imagedata r:id="rId28" o:title=""/>
          </v:shape>
          <o:OLEObject Type="Embed" ProgID="Equation.DSMT4" ShapeID="_x0000_i1028" DrawAspect="Content" ObjectID="_1593430327" r:id="rId29"/>
        </w:object>
      </w:r>
    </w:p>
    <w:p w14:paraId="3DC3DCBF" w14:textId="77777777" w:rsidR="003312C4" w:rsidRDefault="00A31ADC" w:rsidP="005C4B78">
      <w:pPr>
        <w:spacing w:line="400" w:lineRule="exact"/>
        <w:ind w:firstLineChars="200" w:firstLine="480"/>
        <w:rPr>
          <w:rFonts w:ascii="楷体" w:eastAsia="楷体" w:hAnsi="楷体"/>
          <w:sz w:val="24"/>
          <w:szCs w:val="24"/>
        </w:rPr>
      </w:pPr>
      <w:r w:rsidRPr="005C4B78">
        <w:rPr>
          <w:rFonts w:ascii="楷体" w:eastAsia="楷体" w:hAnsi="楷体" w:hint="eastAsia"/>
          <w:sz w:val="24"/>
          <w:szCs w:val="24"/>
        </w:rPr>
        <w:lastRenderedPageBreak/>
        <w:t>上述模型</w:t>
      </w:r>
      <w:r w:rsidRPr="005C4B78">
        <w:rPr>
          <w:rFonts w:ascii="楷体" w:eastAsia="楷体" w:hAnsi="楷体"/>
          <w:sz w:val="24"/>
          <w:szCs w:val="24"/>
        </w:rPr>
        <w:t>虽然取得了目前最好</w:t>
      </w:r>
      <w:r w:rsidRPr="005C4B78">
        <w:rPr>
          <w:rFonts w:ascii="楷体" w:eastAsia="楷体" w:hAnsi="楷体" w:hint="eastAsia"/>
          <w:sz w:val="24"/>
          <w:szCs w:val="24"/>
        </w:rPr>
        <w:t>的</w:t>
      </w:r>
      <w:r w:rsidRPr="005C4B78">
        <w:rPr>
          <w:rFonts w:ascii="楷体" w:eastAsia="楷体" w:hAnsi="楷体"/>
          <w:sz w:val="24"/>
          <w:szCs w:val="24"/>
        </w:rPr>
        <w:t>效果，但是仍然有改进空间</w:t>
      </w:r>
      <w:r w:rsidRPr="005C4B78">
        <w:rPr>
          <w:rFonts w:ascii="楷体" w:eastAsia="楷体" w:hAnsi="楷体" w:hint="eastAsia"/>
          <w:sz w:val="24"/>
          <w:szCs w:val="24"/>
        </w:rPr>
        <w:t>。</w:t>
      </w:r>
      <w:r w:rsidRPr="005C4B78">
        <w:rPr>
          <w:rFonts w:ascii="楷体" w:eastAsia="楷体" w:hAnsi="楷体"/>
          <w:sz w:val="24"/>
          <w:szCs w:val="24"/>
        </w:rPr>
        <w:t>本课题</w:t>
      </w:r>
      <w:r w:rsidRPr="005C4B78">
        <w:rPr>
          <w:rFonts w:ascii="楷体" w:eastAsia="楷体" w:hAnsi="楷体" w:hint="eastAsia"/>
          <w:sz w:val="24"/>
          <w:szCs w:val="24"/>
        </w:rPr>
        <w:t>基于</w:t>
      </w:r>
      <w:r w:rsidRPr="005C4B78">
        <w:rPr>
          <w:rFonts w:ascii="楷体" w:eastAsia="楷体" w:hAnsi="楷体"/>
          <w:sz w:val="24"/>
          <w:szCs w:val="24"/>
        </w:rPr>
        <w:t>注意力来交换包间的示例，从而完成</w:t>
      </w:r>
      <w:r w:rsidRPr="005C4B78">
        <w:rPr>
          <w:rFonts w:ascii="楷体" w:eastAsia="楷体" w:hAnsi="楷体" w:hint="eastAsia"/>
          <w:sz w:val="24"/>
          <w:szCs w:val="24"/>
        </w:rPr>
        <w:t>降噪并</w:t>
      </w:r>
      <w:r w:rsidRPr="005C4B78">
        <w:rPr>
          <w:rFonts w:ascii="楷体" w:eastAsia="楷体" w:hAnsi="楷体"/>
          <w:sz w:val="24"/>
          <w:szCs w:val="24"/>
        </w:rPr>
        <w:t>提高分类效果。具体</w:t>
      </w:r>
      <w:r w:rsidR="003312C4">
        <w:rPr>
          <w:rFonts w:ascii="楷体" w:eastAsia="楷体" w:hAnsi="楷体" w:hint="eastAsia"/>
          <w:sz w:val="24"/>
          <w:szCs w:val="24"/>
        </w:rPr>
        <w:t>方法如下:</w:t>
      </w:r>
    </w:p>
    <w:p w14:paraId="35D5E439" w14:textId="1F800E34" w:rsidR="003312C4" w:rsidRDefault="003312C4" w:rsidP="00E57851">
      <w:pPr>
        <w:pStyle w:val="a7"/>
        <w:numPr>
          <w:ilvl w:val="0"/>
          <w:numId w:val="29"/>
        </w:numPr>
        <w:spacing w:line="400" w:lineRule="exact"/>
        <w:ind w:left="0" w:firstLine="480"/>
        <w:rPr>
          <w:rFonts w:ascii="楷体" w:eastAsia="楷体" w:hAnsi="楷体"/>
          <w:sz w:val="24"/>
          <w:szCs w:val="24"/>
        </w:rPr>
      </w:pPr>
      <w:r>
        <w:rPr>
          <w:rFonts w:ascii="楷体" w:eastAsia="楷体" w:hAnsi="楷体" w:hint="eastAsia"/>
          <w:sz w:val="24"/>
          <w:szCs w:val="24"/>
        </w:rPr>
        <w:t>每次</w:t>
      </w:r>
      <w:r w:rsidR="00A31ADC" w:rsidRPr="003312C4">
        <w:rPr>
          <w:rFonts w:ascii="楷体" w:eastAsia="楷体" w:hAnsi="楷体"/>
          <w:sz w:val="24"/>
          <w:szCs w:val="24"/>
        </w:rPr>
        <w:t>训练完模型之后</w:t>
      </w:r>
      <w:r w:rsidR="00A31ADC" w:rsidRPr="003312C4">
        <w:rPr>
          <w:rFonts w:ascii="楷体" w:eastAsia="楷体" w:hAnsi="楷体" w:hint="eastAsia"/>
          <w:sz w:val="24"/>
          <w:szCs w:val="24"/>
        </w:rPr>
        <w:t>，</w:t>
      </w:r>
      <w:r>
        <w:rPr>
          <w:rFonts w:ascii="楷体" w:eastAsia="楷体" w:hAnsi="楷体" w:hint="eastAsia"/>
          <w:sz w:val="24"/>
          <w:szCs w:val="24"/>
        </w:rPr>
        <w:t>计算</w:t>
      </w:r>
      <w:r>
        <w:rPr>
          <w:rFonts w:ascii="楷体" w:eastAsia="楷体" w:hAnsi="楷体"/>
          <w:sz w:val="24"/>
          <w:szCs w:val="24"/>
        </w:rPr>
        <w:t>每个包内的每个示例</w:t>
      </w:r>
      <w:r>
        <w:rPr>
          <w:rFonts w:ascii="楷体" w:eastAsia="楷体" w:hAnsi="楷体" w:hint="eastAsia"/>
          <w:sz w:val="24"/>
          <w:szCs w:val="24"/>
        </w:rPr>
        <w:t>在</w:t>
      </w:r>
      <w:r>
        <w:rPr>
          <w:rFonts w:ascii="楷体" w:eastAsia="楷体" w:hAnsi="楷体"/>
          <w:sz w:val="24"/>
          <w:szCs w:val="24"/>
        </w:rPr>
        <w:t>不同关系下的权重；</w:t>
      </w:r>
    </w:p>
    <w:p w14:paraId="1F058460" w14:textId="549B9257" w:rsidR="00FA7EAC" w:rsidRDefault="003312C4" w:rsidP="00E57851">
      <w:pPr>
        <w:pStyle w:val="a7"/>
        <w:numPr>
          <w:ilvl w:val="0"/>
          <w:numId w:val="29"/>
        </w:numPr>
        <w:spacing w:line="400" w:lineRule="exact"/>
        <w:ind w:left="0" w:firstLine="480"/>
        <w:rPr>
          <w:rFonts w:ascii="楷体" w:eastAsia="楷体" w:hAnsi="楷体"/>
          <w:sz w:val="24"/>
          <w:szCs w:val="24"/>
        </w:rPr>
      </w:pPr>
      <w:r>
        <w:rPr>
          <w:rFonts w:ascii="楷体" w:eastAsia="楷体" w:hAnsi="楷体" w:hint="eastAsia"/>
          <w:sz w:val="24"/>
          <w:szCs w:val="24"/>
        </w:rPr>
        <w:t>执行</w:t>
      </w:r>
      <w:r>
        <w:rPr>
          <w:rFonts w:ascii="楷体" w:eastAsia="楷体" w:hAnsi="楷体"/>
          <w:sz w:val="24"/>
          <w:szCs w:val="24"/>
        </w:rPr>
        <w:t>示例的转移操作。</w:t>
      </w:r>
      <w:r>
        <w:rPr>
          <w:rFonts w:ascii="楷体" w:eastAsia="楷体" w:hAnsi="楷体" w:hint="eastAsia"/>
          <w:sz w:val="24"/>
          <w:szCs w:val="24"/>
        </w:rPr>
        <w:t>将</w:t>
      </w:r>
      <w:r>
        <w:rPr>
          <w:rFonts w:ascii="楷体" w:eastAsia="楷体" w:hAnsi="楷体"/>
          <w:sz w:val="24"/>
          <w:szCs w:val="24"/>
        </w:rPr>
        <w:t>示例</w:t>
      </w:r>
      <w:r w:rsidR="00A31ADC" w:rsidRPr="003312C4">
        <w:rPr>
          <w:rFonts w:ascii="楷体" w:eastAsia="楷体" w:hAnsi="楷体"/>
          <w:sz w:val="24"/>
          <w:szCs w:val="24"/>
        </w:rPr>
        <w:t>转移到权重最大的关系下</w:t>
      </w:r>
      <w:r w:rsidR="00A31ADC" w:rsidRPr="003312C4">
        <w:rPr>
          <w:rFonts w:ascii="楷体" w:eastAsia="楷体" w:hAnsi="楷体" w:hint="eastAsia"/>
          <w:sz w:val="24"/>
          <w:szCs w:val="24"/>
        </w:rPr>
        <w:t>形成</w:t>
      </w:r>
      <w:r w:rsidR="00A31ADC" w:rsidRPr="003312C4">
        <w:rPr>
          <w:rFonts w:ascii="楷体" w:eastAsia="楷体" w:hAnsi="楷体"/>
          <w:sz w:val="24"/>
          <w:szCs w:val="24"/>
        </w:rPr>
        <w:t>一个新的包，即对示例的关系标签进行修改</w:t>
      </w:r>
      <w:r w:rsidR="00A31ADC" w:rsidRPr="003312C4">
        <w:rPr>
          <w:rFonts w:ascii="楷体" w:eastAsia="楷体" w:hAnsi="楷体" w:hint="eastAsia"/>
          <w:sz w:val="24"/>
          <w:szCs w:val="24"/>
        </w:rPr>
        <w:t>。</w:t>
      </w:r>
      <w:r>
        <w:rPr>
          <w:rFonts w:ascii="楷体" w:eastAsia="楷体" w:hAnsi="楷体" w:hint="eastAsia"/>
          <w:sz w:val="24"/>
          <w:szCs w:val="24"/>
        </w:rPr>
        <w:t>示例的</w:t>
      </w:r>
      <w:r>
        <w:rPr>
          <w:rFonts w:ascii="楷体" w:eastAsia="楷体" w:hAnsi="楷体"/>
          <w:sz w:val="24"/>
          <w:szCs w:val="24"/>
        </w:rPr>
        <w:t>转移</w:t>
      </w:r>
      <w:r w:rsidR="00A31ADC" w:rsidRPr="003312C4">
        <w:rPr>
          <w:rFonts w:ascii="楷体" w:eastAsia="楷体" w:hAnsi="楷体"/>
          <w:sz w:val="24"/>
          <w:szCs w:val="24"/>
        </w:rPr>
        <w:t>相当于</w:t>
      </w:r>
      <w:r w:rsidR="00A31ADC" w:rsidRPr="003312C4">
        <w:rPr>
          <w:rFonts w:ascii="楷体" w:eastAsia="楷体" w:hAnsi="楷体" w:hint="eastAsia"/>
          <w:sz w:val="24"/>
          <w:szCs w:val="24"/>
        </w:rPr>
        <w:t>对</w:t>
      </w:r>
      <w:r w:rsidR="00A31ADC" w:rsidRPr="003312C4">
        <w:rPr>
          <w:rFonts w:ascii="楷体" w:eastAsia="楷体" w:hAnsi="楷体"/>
          <w:sz w:val="24"/>
          <w:szCs w:val="24"/>
        </w:rPr>
        <w:t>包进行了切割操作，</w:t>
      </w:r>
      <w:r>
        <w:rPr>
          <w:rFonts w:ascii="楷体" w:eastAsia="楷体" w:hAnsi="楷体" w:hint="eastAsia"/>
          <w:sz w:val="24"/>
          <w:szCs w:val="24"/>
        </w:rPr>
        <w:t>将</w:t>
      </w:r>
      <w:r>
        <w:rPr>
          <w:rFonts w:ascii="楷体" w:eastAsia="楷体" w:hAnsi="楷体"/>
          <w:sz w:val="24"/>
          <w:szCs w:val="24"/>
        </w:rPr>
        <w:t>原来的包切割成若干个小包，每个小包的都属于不同的关系</w:t>
      </w:r>
      <w:r>
        <w:rPr>
          <w:rFonts w:ascii="楷体" w:eastAsia="楷体" w:hAnsi="楷体" w:hint="eastAsia"/>
          <w:sz w:val="24"/>
          <w:szCs w:val="24"/>
        </w:rPr>
        <w:t>，</w:t>
      </w:r>
      <w:r>
        <w:rPr>
          <w:rFonts w:ascii="楷体" w:eastAsia="楷体" w:hAnsi="楷体"/>
          <w:sz w:val="24"/>
          <w:szCs w:val="24"/>
        </w:rPr>
        <w:t>最终得到了新的训练集</w:t>
      </w:r>
      <w:r>
        <w:rPr>
          <w:rFonts w:ascii="楷体" w:eastAsia="楷体" w:hAnsi="楷体" w:hint="eastAsia"/>
          <w:sz w:val="24"/>
          <w:szCs w:val="24"/>
        </w:rPr>
        <w:t>；</w:t>
      </w:r>
    </w:p>
    <w:p w14:paraId="6D816276" w14:textId="15055232" w:rsidR="003312C4" w:rsidRDefault="003312C4" w:rsidP="00E57851">
      <w:pPr>
        <w:pStyle w:val="a7"/>
        <w:numPr>
          <w:ilvl w:val="0"/>
          <w:numId w:val="29"/>
        </w:numPr>
        <w:spacing w:line="400" w:lineRule="exact"/>
        <w:ind w:left="0" w:firstLine="480"/>
        <w:rPr>
          <w:rFonts w:ascii="楷体" w:eastAsia="楷体" w:hAnsi="楷体"/>
          <w:sz w:val="24"/>
          <w:szCs w:val="24"/>
        </w:rPr>
      </w:pPr>
      <w:r>
        <w:rPr>
          <w:rFonts w:ascii="楷体" w:eastAsia="楷体" w:hAnsi="楷体" w:hint="eastAsia"/>
          <w:sz w:val="24"/>
          <w:szCs w:val="24"/>
        </w:rPr>
        <w:t>将新</w:t>
      </w:r>
      <w:r>
        <w:rPr>
          <w:rFonts w:ascii="楷体" w:eastAsia="楷体" w:hAnsi="楷体"/>
          <w:sz w:val="24"/>
          <w:szCs w:val="24"/>
        </w:rPr>
        <w:t>的训练集加入到模型中训练，重复上述过程，直到满足指定迭代次数为止；</w:t>
      </w:r>
    </w:p>
    <w:p w14:paraId="082EFBDE" w14:textId="2ECAF6E2" w:rsidR="003312C4" w:rsidRDefault="003312C4" w:rsidP="00BE2B2A">
      <w:pPr>
        <w:spacing w:line="400" w:lineRule="exact"/>
        <w:ind w:firstLineChars="200" w:firstLine="480"/>
        <w:rPr>
          <w:rFonts w:ascii="楷体" w:eastAsia="楷体" w:hAnsi="楷体"/>
          <w:sz w:val="24"/>
          <w:szCs w:val="24"/>
        </w:rPr>
      </w:pPr>
      <w:r>
        <w:rPr>
          <w:rFonts w:ascii="楷体" w:eastAsia="楷体" w:hAnsi="楷体" w:hint="eastAsia"/>
          <w:sz w:val="24"/>
          <w:szCs w:val="24"/>
        </w:rPr>
        <w:t>经过上述</w:t>
      </w:r>
      <w:r>
        <w:rPr>
          <w:rFonts w:ascii="楷体" w:eastAsia="楷体" w:hAnsi="楷体"/>
          <w:sz w:val="24"/>
          <w:szCs w:val="24"/>
        </w:rPr>
        <w:t>方法的改进，可以识别出包中的噪声示例，</w:t>
      </w:r>
      <w:r>
        <w:rPr>
          <w:rFonts w:ascii="楷体" w:eastAsia="楷体" w:hAnsi="楷体" w:hint="eastAsia"/>
          <w:sz w:val="24"/>
          <w:szCs w:val="24"/>
        </w:rPr>
        <w:t>通过</w:t>
      </w:r>
      <w:r>
        <w:rPr>
          <w:rFonts w:ascii="楷体" w:eastAsia="楷体" w:hAnsi="楷体"/>
          <w:sz w:val="24"/>
          <w:szCs w:val="24"/>
        </w:rPr>
        <w:t>修改噪声示例</w:t>
      </w:r>
      <w:r>
        <w:rPr>
          <w:rFonts w:ascii="楷体" w:eastAsia="楷体" w:hAnsi="楷体" w:hint="eastAsia"/>
          <w:sz w:val="24"/>
          <w:szCs w:val="24"/>
        </w:rPr>
        <w:t>的</w:t>
      </w:r>
      <w:r>
        <w:rPr>
          <w:rFonts w:ascii="楷体" w:eastAsia="楷体" w:hAnsi="楷体"/>
          <w:sz w:val="24"/>
          <w:szCs w:val="24"/>
        </w:rPr>
        <w:t>标签</w:t>
      </w:r>
      <w:r w:rsidR="00BE2B2A">
        <w:rPr>
          <w:rFonts w:ascii="楷体" w:eastAsia="楷体" w:hAnsi="楷体" w:hint="eastAsia"/>
          <w:sz w:val="24"/>
          <w:szCs w:val="24"/>
        </w:rPr>
        <w:t>，最终</w:t>
      </w:r>
      <w:r w:rsidR="00BE2B2A">
        <w:rPr>
          <w:rFonts w:ascii="楷体" w:eastAsia="楷体" w:hAnsi="楷体"/>
          <w:sz w:val="24"/>
          <w:szCs w:val="24"/>
        </w:rPr>
        <w:t>达到降低噪声的目标。</w:t>
      </w:r>
    </w:p>
    <w:p w14:paraId="61B87344" w14:textId="64BCA5D1" w:rsidR="00BE2B2A" w:rsidRDefault="00BE2B2A" w:rsidP="00BE2B2A">
      <w:pPr>
        <w:pStyle w:val="5"/>
      </w:pPr>
      <w:r>
        <w:rPr>
          <w:rFonts w:hint="eastAsia"/>
        </w:rPr>
        <w:t>实体关系识别</w:t>
      </w:r>
      <w:r>
        <w:t>在菜品标签提取场景上的应用</w:t>
      </w:r>
    </w:p>
    <w:p w14:paraId="343239D7" w14:textId="69B3BD9A" w:rsidR="00BE2B2A" w:rsidRDefault="00BE2B2A" w:rsidP="00874BA3">
      <w:pPr>
        <w:spacing w:line="400" w:lineRule="exact"/>
        <w:ind w:firstLineChars="200" w:firstLine="480"/>
        <w:rPr>
          <w:rFonts w:ascii="楷体" w:eastAsia="楷体" w:hAnsi="楷体"/>
          <w:sz w:val="24"/>
          <w:szCs w:val="24"/>
        </w:rPr>
      </w:pPr>
      <w:r>
        <w:rPr>
          <w:rFonts w:ascii="楷体" w:eastAsia="楷体" w:hAnsi="楷体" w:hint="eastAsia"/>
          <w:sz w:val="24"/>
          <w:szCs w:val="24"/>
        </w:rPr>
        <w:t>上一节</w:t>
      </w:r>
      <w:r>
        <w:rPr>
          <w:rFonts w:ascii="楷体" w:eastAsia="楷体" w:hAnsi="楷体"/>
          <w:sz w:val="24"/>
          <w:szCs w:val="24"/>
        </w:rPr>
        <w:t>阐述了本</w:t>
      </w:r>
      <w:r>
        <w:rPr>
          <w:rFonts w:ascii="楷体" w:eastAsia="楷体" w:hAnsi="楷体" w:hint="eastAsia"/>
          <w:sz w:val="24"/>
          <w:szCs w:val="24"/>
        </w:rPr>
        <w:t>课题</w:t>
      </w:r>
      <w:r>
        <w:rPr>
          <w:rFonts w:ascii="楷体" w:eastAsia="楷体" w:hAnsi="楷体"/>
          <w:sz w:val="24"/>
          <w:szCs w:val="24"/>
        </w:rPr>
        <w:t>针对当前实体关系识别研究的不足之处进行</w:t>
      </w:r>
      <w:r>
        <w:rPr>
          <w:rFonts w:ascii="楷体" w:eastAsia="楷体" w:hAnsi="楷体" w:hint="eastAsia"/>
          <w:sz w:val="24"/>
          <w:szCs w:val="24"/>
        </w:rPr>
        <w:t>改进</w:t>
      </w:r>
      <w:r>
        <w:rPr>
          <w:rFonts w:ascii="楷体" w:eastAsia="楷体" w:hAnsi="楷体"/>
          <w:sz w:val="24"/>
          <w:szCs w:val="24"/>
        </w:rPr>
        <w:t>的方法，本小节将探究</w:t>
      </w:r>
      <w:r>
        <w:rPr>
          <w:rFonts w:ascii="楷体" w:eastAsia="楷体" w:hAnsi="楷体" w:hint="eastAsia"/>
          <w:sz w:val="24"/>
          <w:szCs w:val="24"/>
        </w:rPr>
        <w:t>将</w:t>
      </w:r>
      <w:r>
        <w:rPr>
          <w:rFonts w:ascii="楷体" w:eastAsia="楷体" w:hAnsi="楷体"/>
          <w:sz w:val="24"/>
          <w:szCs w:val="24"/>
        </w:rPr>
        <w:t>实体关系识别应用到菜品标签提取场景</w:t>
      </w:r>
      <w:r>
        <w:rPr>
          <w:rFonts w:ascii="楷体" w:eastAsia="楷体" w:hAnsi="楷体" w:hint="eastAsia"/>
          <w:sz w:val="24"/>
          <w:szCs w:val="24"/>
        </w:rPr>
        <w:t>上</w:t>
      </w:r>
      <w:r>
        <w:rPr>
          <w:rFonts w:ascii="楷体" w:eastAsia="楷体" w:hAnsi="楷体"/>
          <w:sz w:val="24"/>
          <w:szCs w:val="24"/>
        </w:rPr>
        <w:t>的应用</w:t>
      </w:r>
      <w:r>
        <w:rPr>
          <w:rFonts w:ascii="楷体" w:eastAsia="楷体" w:hAnsi="楷体" w:hint="eastAsia"/>
          <w:sz w:val="24"/>
          <w:szCs w:val="24"/>
        </w:rPr>
        <w:t>。</w:t>
      </w:r>
    </w:p>
    <w:p w14:paraId="2F7D9EF4" w14:textId="4DF87388" w:rsidR="00BE2B2A" w:rsidRDefault="00BE2B2A" w:rsidP="00874BA3">
      <w:pPr>
        <w:spacing w:line="400" w:lineRule="exact"/>
        <w:ind w:firstLineChars="200" w:firstLine="480"/>
        <w:rPr>
          <w:rFonts w:ascii="楷体" w:eastAsia="楷体" w:hAnsi="楷体"/>
          <w:sz w:val="24"/>
          <w:szCs w:val="24"/>
        </w:rPr>
      </w:pPr>
      <w:r>
        <w:rPr>
          <w:rFonts w:ascii="楷体" w:eastAsia="楷体" w:hAnsi="楷体" w:hint="eastAsia"/>
          <w:sz w:val="24"/>
          <w:szCs w:val="24"/>
        </w:rPr>
        <w:t>考虑到</w:t>
      </w:r>
      <w:r>
        <w:rPr>
          <w:rFonts w:ascii="楷体" w:eastAsia="楷体" w:hAnsi="楷体"/>
          <w:sz w:val="24"/>
          <w:szCs w:val="24"/>
        </w:rPr>
        <w:t>评论文本和微博数据的不同</w:t>
      </w:r>
      <w:r>
        <w:rPr>
          <w:rFonts w:ascii="楷体" w:eastAsia="楷体" w:hAnsi="楷体" w:hint="eastAsia"/>
          <w:sz w:val="24"/>
          <w:szCs w:val="24"/>
        </w:rPr>
        <w:t>特点</w:t>
      </w:r>
      <w:r>
        <w:rPr>
          <w:rFonts w:ascii="楷体" w:eastAsia="楷体" w:hAnsi="楷体"/>
          <w:sz w:val="24"/>
          <w:szCs w:val="24"/>
        </w:rPr>
        <w:t>，我们对两种数据源采用不同</w:t>
      </w:r>
      <w:r>
        <w:rPr>
          <w:rFonts w:ascii="楷体" w:eastAsia="楷体" w:hAnsi="楷体" w:hint="eastAsia"/>
          <w:sz w:val="24"/>
          <w:szCs w:val="24"/>
        </w:rPr>
        <w:t>的处理</w:t>
      </w:r>
      <w:r>
        <w:rPr>
          <w:rFonts w:ascii="楷体" w:eastAsia="楷体" w:hAnsi="楷体"/>
          <w:sz w:val="24"/>
          <w:szCs w:val="24"/>
        </w:rPr>
        <w:t>方式。</w:t>
      </w:r>
      <w:r>
        <w:rPr>
          <w:rFonts w:ascii="楷体" w:eastAsia="楷体" w:hAnsi="楷体" w:hint="eastAsia"/>
          <w:sz w:val="24"/>
          <w:szCs w:val="24"/>
        </w:rPr>
        <w:t>对于评论</w:t>
      </w:r>
      <w:r>
        <w:rPr>
          <w:rFonts w:ascii="楷体" w:eastAsia="楷体" w:hAnsi="楷体"/>
          <w:sz w:val="24"/>
          <w:szCs w:val="24"/>
        </w:rPr>
        <w:t>文本，通常文本内容中不会提到商家名称，因为评论都是针对具体的商家进行的，此时的商家实体是隐式</w:t>
      </w:r>
      <w:r>
        <w:rPr>
          <w:rFonts w:ascii="楷体" w:eastAsia="楷体" w:hAnsi="楷体" w:hint="eastAsia"/>
          <w:sz w:val="24"/>
          <w:szCs w:val="24"/>
        </w:rPr>
        <w:t>的</w:t>
      </w:r>
      <w:r w:rsidR="00433F17">
        <w:rPr>
          <w:rFonts w:ascii="楷体" w:eastAsia="楷体" w:hAnsi="楷体" w:hint="eastAsia"/>
          <w:sz w:val="24"/>
          <w:szCs w:val="24"/>
        </w:rPr>
        <w:t>，</w:t>
      </w:r>
      <w:r w:rsidR="00433F17">
        <w:rPr>
          <w:rFonts w:ascii="楷体" w:eastAsia="楷体" w:hAnsi="楷体"/>
          <w:sz w:val="24"/>
          <w:szCs w:val="24"/>
        </w:rPr>
        <w:t>因此在</w:t>
      </w:r>
      <w:r w:rsidR="00433F17">
        <w:rPr>
          <w:rFonts w:ascii="楷体" w:eastAsia="楷体" w:hAnsi="楷体" w:hint="eastAsia"/>
          <w:sz w:val="24"/>
          <w:szCs w:val="24"/>
        </w:rPr>
        <w:t>提取</w:t>
      </w:r>
      <w:r w:rsidR="00433F17">
        <w:rPr>
          <w:rFonts w:ascii="楷体" w:eastAsia="楷体" w:hAnsi="楷体"/>
          <w:sz w:val="24"/>
          <w:szCs w:val="24"/>
        </w:rPr>
        <w:t>(</w:t>
      </w:r>
      <w:r w:rsidR="00433F17">
        <w:rPr>
          <w:rFonts w:ascii="楷体" w:eastAsia="楷体" w:hAnsi="楷体" w:hint="eastAsia"/>
          <w:sz w:val="24"/>
          <w:szCs w:val="24"/>
        </w:rPr>
        <w:t>菜品</w:t>
      </w:r>
      <w:r w:rsidR="00433F17">
        <w:rPr>
          <w:rFonts w:ascii="楷体" w:eastAsia="楷体" w:hAnsi="楷体"/>
          <w:sz w:val="24"/>
          <w:szCs w:val="24"/>
        </w:rPr>
        <w:t>，商家)</w:t>
      </w:r>
      <w:r w:rsidR="00433F17">
        <w:rPr>
          <w:rFonts w:ascii="楷体" w:eastAsia="楷体" w:hAnsi="楷体" w:hint="eastAsia"/>
          <w:sz w:val="24"/>
          <w:szCs w:val="24"/>
        </w:rPr>
        <w:t>实体</w:t>
      </w:r>
      <w:r w:rsidR="00433F17">
        <w:rPr>
          <w:rFonts w:ascii="楷体" w:eastAsia="楷体" w:hAnsi="楷体"/>
          <w:sz w:val="24"/>
          <w:szCs w:val="24"/>
        </w:rPr>
        <w:t>对</w:t>
      </w:r>
      <w:r w:rsidR="00433F17">
        <w:rPr>
          <w:rFonts w:ascii="楷体" w:eastAsia="楷体" w:hAnsi="楷体" w:hint="eastAsia"/>
          <w:sz w:val="24"/>
          <w:szCs w:val="24"/>
        </w:rPr>
        <w:t>时</w:t>
      </w:r>
      <w:r w:rsidR="00433F17">
        <w:rPr>
          <w:rFonts w:ascii="楷体" w:eastAsia="楷体" w:hAnsi="楷体"/>
          <w:sz w:val="24"/>
          <w:szCs w:val="24"/>
        </w:rPr>
        <w:t>，默认将商家名称添加到文本的末尾，评论所属的商家名称</w:t>
      </w:r>
      <w:r w:rsidR="00433F17">
        <w:rPr>
          <w:rFonts w:ascii="楷体" w:eastAsia="楷体" w:hAnsi="楷体" w:hint="eastAsia"/>
          <w:sz w:val="24"/>
          <w:szCs w:val="24"/>
        </w:rPr>
        <w:t>在评论</w:t>
      </w:r>
      <w:r w:rsidR="00433F17">
        <w:rPr>
          <w:rFonts w:ascii="楷体" w:eastAsia="楷体" w:hAnsi="楷体"/>
          <w:sz w:val="24"/>
          <w:szCs w:val="24"/>
        </w:rPr>
        <w:t>网站上可以获得。</w:t>
      </w:r>
      <w:r w:rsidR="00433F17">
        <w:rPr>
          <w:rFonts w:ascii="楷体" w:eastAsia="楷体" w:hAnsi="楷体" w:hint="eastAsia"/>
          <w:sz w:val="24"/>
          <w:szCs w:val="24"/>
        </w:rPr>
        <w:t>对于</w:t>
      </w:r>
      <w:r w:rsidR="00433F17">
        <w:rPr>
          <w:rFonts w:ascii="楷体" w:eastAsia="楷体" w:hAnsi="楷体"/>
          <w:sz w:val="24"/>
          <w:szCs w:val="24"/>
        </w:rPr>
        <w:t>微博文本，则通常会在内容中显示指出评论的商家名称，此时直接使用命名实体识别方法即可获取</w:t>
      </w:r>
      <w:r w:rsidR="00433F17">
        <w:rPr>
          <w:rFonts w:ascii="楷体" w:eastAsia="楷体" w:hAnsi="楷体" w:hint="eastAsia"/>
          <w:sz w:val="24"/>
          <w:szCs w:val="24"/>
        </w:rPr>
        <w:t>(菜品</w:t>
      </w:r>
      <w:r w:rsidR="00433F17">
        <w:rPr>
          <w:rFonts w:ascii="楷体" w:eastAsia="楷体" w:hAnsi="楷体"/>
          <w:sz w:val="24"/>
          <w:szCs w:val="24"/>
        </w:rPr>
        <w:t>，商家</w:t>
      </w:r>
      <w:r w:rsidR="00433F17">
        <w:rPr>
          <w:rFonts w:ascii="楷体" w:eastAsia="楷体" w:hAnsi="楷体" w:hint="eastAsia"/>
          <w:sz w:val="24"/>
          <w:szCs w:val="24"/>
        </w:rPr>
        <w:t>)实体</w:t>
      </w:r>
      <w:r w:rsidR="00433F17">
        <w:rPr>
          <w:rFonts w:ascii="楷体" w:eastAsia="楷体" w:hAnsi="楷体"/>
          <w:sz w:val="24"/>
          <w:szCs w:val="24"/>
        </w:rPr>
        <w:t>对。</w:t>
      </w:r>
    </w:p>
    <w:p w14:paraId="39C63645" w14:textId="1D1C32DE" w:rsidR="00433F17" w:rsidRDefault="00433F17" w:rsidP="00874BA3">
      <w:pPr>
        <w:spacing w:line="400" w:lineRule="exact"/>
        <w:ind w:firstLineChars="200" w:firstLine="480"/>
        <w:rPr>
          <w:rFonts w:ascii="楷体" w:eastAsia="楷体" w:hAnsi="楷体"/>
          <w:sz w:val="24"/>
          <w:szCs w:val="24"/>
        </w:rPr>
      </w:pPr>
      <w:r>
        <w:rPr>
          <w:rFonts w:ascii="楷体" w:eastAsia="楷体" w:hAnsi="楷体" w:hint="eastAsia"/>
          <w:sz w:val="24"/>
          <w:szCs w:val="24"/>
        </w:rPr>
        <w:t>在菜品</w:t>
      </w:r>
      <w:r>
        <w:rPr>
          <w:rFonts w:ascii="楷体" w:eastAsia="楷体" w:hAnsi="楷体"/>
          <w:sz w:val="24"/>
          <w:szCs w:val="24"/>
        </w:rPr>
        <w:t>标签提取场景中，每一对</w:t>
      </w:r>
      <w:r>
        <w:rPr>
          <w:rFonts w:ascii="楷体" w:eastAsia="楷体" w:hAnsi="楷体" w:hint="eastAsia"/>
          <w:sz w:val="24"/>
          <w:szCs w:val="24"/>
        </w:rPr>
        <w:t>(菜品</w:t>
      </w:r>
      <w:r>
        <w:rPr>
          <w:rFonts w:ascii="楷体" w:eastAsia="楷体" w:hAnsi="楷体"/>
          <w:sz w:val="24"/>
          <w:szCs w:val="24"/>
        </w:rPr>
        <w:t>，商家</w:t>
      </w:r>
      <w:r>
        <w:rPr>
          <w:rFonts w:ascii="楷体" w:eastAsia="楷体" w:hAnsi="楷体" w:hint="eastAsia"/>
          <w:sz w:val="24"/>
          <w:szCs w:val="24"/>
        </w:rPr>
        <w:t>)实体</w:t>
      </w:r>
      <w:r>
        <w:rPr>
          <w:rFonts w:ascii="楷体" w:eastAsia="楷体" w:hAnsi="楷体"/>
          <w:sz w:val="24"/>
          <w:szCs w:val="24"/>
        </w:rPr>
        <w:t>对都构成了一个包，此时包中的示例就是所有包含该实体对的</w:t>
      </w:r>
      <w:r>
        <w:rPr>
          <w:rFonts w:ascii="楷体" w:eastAsia="楷体" w:hAnsi="楷体" w:hint="eastAsia"/>
          <w:sz w:val="24"/>
          <w:szCs w:val="24"/>
        </w:rPr>
        <w:t>评论</w:t>
      </w:r>
      <w:r>
        <w:rPr>
          <w:rFonts w:ascii="楷体" w:eastAsia="楷体" w:hAnsi="楷体"/>
          <w:sz w:val="24"/>
          <w:szCs w:val="24"/>
        </w:rPr>
        <w:t>文本或微博文本</w:t>
      </w:r>
      <w:r>
        <w:rPr>
          <w:rFonts w:ascii="楷体" w:eastAsia="楷体" w:hAnsi="楷体" w:hint="eastAsia"/>
          <w:sz w:val="24"/>
          <w:szCs w:val="24"/>
        </w:rPr>
        <w:t>，</w:t>
      </w:r>
      <w:r>
        <w:rPr>
          <w:rFonts w:ascii="楷体" w:eastAsia="楷体" w:hAnsi="楷体"/>
          <w:sz w:val="24"/>
          <w:szCs w:val="24"/>
        </w:rPr>
        <w:t>而菜品和商家的关系</w:t>
      </w:r>
      <w:r>
        <w:rPr>
          <w:rFonts w:ascii="楷体" w:eastAsia="楷体" w:hAnsi="楷体" w:hint="eastAsia"/>
          <w:sz w:val="24"/>
          <w:szCs w:val="24"/>
        </w:rPr>
        <w:t>分为</w:t>
      </w:r>
      <w:r>
        <w:rPr>
          <w:rFonts w:ascii="楷体" w:eastAsia="楷体" w:hAnsi="楷体"/>
          <w:sz w:val="24"/>
          <w:szCs w:val="24"/>
        </w:rPr>
        <w:t>三种，推荐，不推荐或者没有关系</w:t>
      </w:r>
      <w:r>
        <w:rPr>
          <w:rFonts w:ascii="楷体" w:eastAsia="楷体" w:hAnsi="楷体" w:hint="eastAsia"/>
          <w:sz w:val="24"/>
          <w:szCs w:val="24"/>
        </w:rPr>
        <w:t>。</w:t>
      </w:r>
      <w:r>
        <w:rPr>
          <w:rFonts w:ascii="楷体" w:eastAsia="楷体" w:hAnsi="楷体"/>
          <w:sz w:val="24"/>
          <w:szCs w:val="24"/>
        </w:rPr>
        <w:t>此时，</w:t>
      </w:r>
      <w:r>
        <w:rPr>
          <w:rFonts w:ascii="楷体" w:eastAsia="楷体" w:hAnsi="楷体" w:hint="eastAsia"/>
          <w:sz w:val="24"/>
          <w:szCs w:val="24"/>
        </w:rPr>
        <w:t>通过</w:t>
      </w:r>
      <w:r>
        <w:rPr>
          <w:rFonts w:ascii="楷体" w:eastAsia="楷体" w:hAnsi="楷体"/>
          <w:sz w:val="24"/>
          <w:szCs w:val="24"/>
        </w:rPr>
        <w:t>本课题提出的基于多示例和注意力</w:t>
      </w:r>
      <w:r>
        <w:rPr>
          <w:rFonts w:ascii="楷体" w:eastAsia="楷体" w:hAnsi="楷体" w:hint="eastAsia"/>
          <w:sz w:val="24"/>
          <w:szCs w:val="24"/>
        </w:rPr>
        <w:t>交换</w:t>
      </w:r>
      <w:r>
        <w:rPr>
          <w:rFonts w:ascii="楷体" w:eastAsia="楷体" w:hAnsi="楷体"/>
          <w:sz w:val="24"/>
          <w:szCs w:val="24"/>
        </w:rPr>
        <w:t>的实体识别方法即可</w:t>
      </w:r>
      <w:r>
        <w:rPr>
          <w:rFonts w:ascii="楷体" w:eastAsia="楷体" w:hAnsi="楷体" w:hint="eastAsia"/>
          <w:sz w:val="24"/>
          <w:szCs w:val="24"/>
        </w:rPr>
        <w:t>识别</w:t>
      </w:r>
      <w:r>
        <w:rPr>
          <w:rFonts w:ascii="楷体" w:eastAsia="楷体" w:hAnsi="楷体"/>
          <w:sz w:val="24"/>
          <w:szCs w:val="24"/>
        </w:rPr>
        <w:t>出</w:t>
      </w:r>
      <w:r>
        <w:rPr>
          <w:rFonts w:ascii="楷体" w:eastAsia="楷体" w:hAnsi="楷体" w:hint="eastAsia"/>
          <w:sz w:val="24"/>
          <w:szCs w:val="24"/>
        </w:rPr>
        <w:t>菜品</w:t>
      </w:r>
      <w:r>
        <w:rPr>
          <w:rFonts w:ascii="楷体" w:eastAsia="楷体" w:hAnsi="楷体"/>
          <w:sz w:val="24"/>
          <w:szCs w:val="24"/>
        </w:rPr>
        <w:t>和商家之间的关系，得到每个商家的推荐菜品。</w:t>
      </w:r>
      <w:r>
        <w:rPr>
          <w:rFonts w:ascii="楷体" w:eastAsia="楷体" w:hAnsi="楷体" w:hint="eastAsia"/>
          <w:sz w:val="24"/>
          <w:szCs w:val="24"/>
        </w:rPr>
        <w:t>具体流程</w:t>
      </w:r>
      <w:r>
        <w:rPr>
          <w:rFonts w:ascii="楷体" w:eastAsia="楷体" w:hAnsi="楷体"/>
          <w:sz w:val="24"/>
          <w:szCs w:val="24"/>
        </w:rPr>
        <w:t>如下</w:t>
      </w:r>
      <w:r>
        <w:rPr>
          <w:rFonts w:ascii="楷体" w:eastAsia="楷体" w:hAnsi="楷体" w:hint="eastAsia"/>
          <w:sz w:val="24"/>
          <w:szCs w:val="24"/>
        </w:rPr>
        <w:t>:</w:t>
      </w:r>
    </w:p>
    <w:p w14:paraId="3200ED17" w14:textId="77777777" w:rsidR="00874BA3" w:rsidRDefault="00874BA3" w:rsidP="00874BA3">
      <w:pPr>
        <w:keepNext/>
        <w:jc w:val="center"/>
      </w:pPr>
      <w:r>
        <w:rPr>
          <w:noProof/>
        </w:rPr>
        <w:drawing>
          <wp:inline distT="0" distB="0" distL="0" distR="0" wp14:anchorId="79D0A9B6" wp14:editId="3CD414D9">
            <wp:extent cx="5256530" cy="1240155"/>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6530" cy="1240155"/>
                    </a:xfrm>
                    <a:prstGeom prst="rect">
                      <a:avLst/>
                    </a:prstGeom>
                  </pic:spPr>
                </pic:pic>
              </a:graphicData>
            </a:graphic>
          </wp:inline>
        </w:drawing>
      </w:r>
    </w:p>
    <w:p w14:paraId="69CDD814" w14:textId="7DA67A98" w:rsidR="00874BA3" w:rsidRDefault="00874BA3" w:rsidP="00874BA3">
      <w:pPr>
        <w:pStyle w:val="ad"/>
        <w:jc w:val="center"/>
        <w:rPr>
          <w:rFonts w:ascii="楷体" w:eastAsia="楷体" w:hAnsi="楷体"/>
          <w:sz w:val="24"/>
          <w:szCs w:val="24"/>
        </w:rPr>
      </w:pPr>
      <w:r>
        <w:rPr>
          <w:rFonts w:hint="eastAsia"/>
        </w:rPr>
        <w:t>图</w:t>
      </w:r>
      <w:fldSimple w:instr=" SEQ Figure \* ARABIC ">
        <w:r w:rsidR="00E86460">
          <w:rPr>
            <w:noProof/>
          </w:rPr>
          <w:t>8</w:t>
        </w:r>
      </w:fldSimple>
      <w:r>
        <w:t xml:space="preserve"> </w:t>
      </w:r>
      <w:r>
        <w:rPr>
          <w:rFonts w:hint="eastAsia"/>
        </w:rPr>
        <w:t>菜品标签</w:t>
      </w:r>
      <w:r>
        <w:t>提取</w:t>
      </w:r>
      <w:r>
        <w:rPr>
          <w:rFonts w:hint="eastAsia"/>
        </w:rPr>
        <w:t>流程</w:t>
      </w:r>
      <w:r>
        <w:t>图</w:t>
      </w:r>
    </w:p>
    <w:p w14:paraId="0F9CEECB" w14:textId="0CC93855" w:rsidR="00D06F33" w:rsidRDefault="00D06F33" w:rsidP="00E57851">
      <w:pPr>
        <w:pStyle w:val="a7"/>
        <w:numPr>
          <w:ilvl w:val="0"/>
          <w:numId w:val="30"/>
        </w:numPr>
        <w:spacing w:line="400" w:lineRule="exact"/>
        <w:ind w:left="0" w:firstLine="480"/>
        <w:rPr>
          <w:rFonts w:ascii="楷体" w:eastAsia="楷体" w:hAnsi="楷体"/>
          <w:sz w:val="24"/>
          <w:szCs w:val="24"/>
        </w:rPr>
      </w:pPr>
      <w:r>
        <w:rPr>
          <w:rFonts w:ascii="楷体" w:eastAsia="楷体" w:hAnsi="楷体" w:hint="eastAsia"/>
          <w:sz w:val="24"/>
          <w:szCs w:val="24"/>
        </w:rPr>
        <w:t>采用基于CRF++的实体</w:t>
      </w:r>
      <w:r>
        <w:rPr>
          <w:rFonts w:ascii="楷体" w:eastAsia="楷体" w:hAnsi="楷体"/>
          <w:sz w:val="24"/>
          <w:szCs w:val="24"/>
        </w:rPr>
        <w:t>识别方法</w:t>
      </w:r>
      <w:r>
        <w:rPr>
          <w:rFonts w:ascii="楷体" w:eastAsia="楷体" w:hAnsi="楷体" w:hint="eastAsia"/>
          <w:sz w:val="24"/>
          <w:szCs w:val="24"/>
        </w:rPr>
        <w:t>，</w:t>
      </w:r>
      <w:r>
        <w:rPr>
          <w:rFonts w:ascii="楷体" w:eastAsia="楷体" w:hAnsi="楷体"/>
          <w:sz w:val="24"/>
          <w:szCs w:val="24"/>
        </w:rPr>
        <w:t>构建菜品实体字典和商家名称字典</w:t>
      </w:r>
      <w:r>
        <w:rPr>
          <w:rFonts w:ascii="楷体" w:eastAsia="楷体" w:hAnsi="楷体" w:hint="eastAsia"/>
          <w:sz w:val="24"/>
          <w:szCs w:val="24"/>
        </w:rPr>
        <w:t>；</w:t>
      </w:r>
    </w:p>
    <w:p w14:paraId="1E82CC2E" w14:textId="4D508DF6" w:rsidR="00D06F33" w:rsidRDefault="00D06F33" w:rsidP="00E57851">
      <w:pPr>
        <w:pStyle w:val="a7"/>
        <w:numPr>
          <w:ilvl w:val="0"/>
          <w:numId w:val="30"/>
        </w:numPr>
        <w:spacing w:line="400" w:lineRule="exact"/>
        <w:ind w:left="0" w:firstLine="480"/>
        <w:rPr>
          <w:rFonts w:ascii="楷体" w:eastAsia="楷体" w:hAnsi="楷体"/>
          <w:sz w:val="24"/>
          <w:szCs w:val="24"/>
        </w:rPr>
      </w:pPr>
      <w:r>
        <w:rPr>
          <w:rFonts w:ascii="楷体" w:eastAsia="楷体" w:hAnsi="楷体" w:hint="eastAsia"/>
          <w:sz w:val="24"/>
          <w:szCs w:val="24"/>
        </w:rPr>
        <w:lastRenderedPageBreak/>
        <w:t>通过</w:t>
      </w:r>
      <w:r>
        <w:rPr>
          <w:rFonts w:ascii="楷体" w:eastAsia="楷体" w:hAnsi="楷体"/>
          <w:sz w:val="24"/>
          <w:szCs w:val="24"/>
        </w:rPr>
        <w:t>远程监督的方法标注训练集，首先人工标注部分的</w:t>
      </w:r>
      <w:r>
        <w:rPr>
          <w:rFonts w:ascii="楷体" w:eastAsia="楷体" w:hAnsi="楷体" w:hint="eastAsia"/>
          <w:sz w:val="24"/>
          <w:szCs w:val="24"/>
        </w:rPr>
        <w:t>(菜品</w:t>
      </w:r>
      <w:r>
        <w:rPr>
          <w:rFonts w:ascii="楷体" w:eastAsia="楷体" w:hAnsi="楷体"/>
          <w:sz w:val="24"/>
          <w:szCs w:val="24"/>
        </w:rPr>
        <w:t>，商家</w:t>
      </w:r>
      <w:r>
        <w:rPr>
          <w:rFonts w:ascii="楷体" w:eastAsia="楷体" w:hAnsi="楷体" w:hint="eastAsia"/>
          <w:sz w:val="24"/>
          <w:szCs w:val="24"/>
        </w:rPr>
        <w:t>)实体对的</w:t>
      </w:r>
      <w:r>
        <w:rPr>
          <w:rFonts w:ascii="楷体" w:eastAsia="楷体" w:hAnsi="楷体"/>
          <w:sz w:val="24"/>
          <w:szCs w:val="24"/>
        </w:rPr>
        <w:t>推荐关系，</w:t>
      </w:r>
      <w:r>
        <w:rPr>
          <w:rFonts w:ascii="楷体" w:eastAsia="楷体" w:hAnsi="楷体" w:hint="eastAsia"/>
          <w:sz w:val="24"/>
          <w:szCs w:val="24"/>
        </w:rPr>
        <w:t>然后</w:t>
      </w:r>
      <w:r>
        <w:rPr>
          <w:rFonts w:ascii="楷体" w:eastAsia="楷体" w:hAnsi="楷体"/>
          <w:sz w:val="24"/>
          <w:szCs w:val="24"/>
        </w:rPr>
        <w:t>根据远程监督的</w:t>
      </w:r>
      <w:r>
        <w:rPr>
          <w:rFonts w:ascii="楷体" w:eastAsia="楷体" w:hAnsi="楷体" w:hint="eastAsia"/>
          <w:sz w:val="24"/>
          <w:szCs w:val="24"/>
        </w:rPr>
        <w:t>思想</w:t>
      </w:r>
      <w:r>
        <w:rPr>
          <w:rFonts w:ascii="楷体" w:eastAsia="楷体" w:hAnsi="楷体"/>
          <w:sz w:val="24"/>
          <w:szCs w:val="24"/>
        </w:rPr>
        <w:t>，所有包含这些实体对的文本全部自动</w:t>
      </w:r>
      <w:r>
        <w:rPr>
          <w:rFonts w:ascii="楷体" w:eastAsia="楷体" w:hAnsi="楷体" w:hint="eastAsia"/>
          <w:sz w:val="24"/>
          <w:szCs w:val="24"/>
        </w:rPr>
        <w:t>进行</w:t>
      </w:r>
      <w:r>
        <w:rPr>
          <w:rFonts w:ascii="楷体" w:eastAsia="楷体" w:hAnsi="楷体"/>
          <w:sz w:val="24"/>
          <w:szCs w:val="24"/>
        </w:rPr>
        <w:t>标注；</w:t>
      </w:r>
    </w:p>
    <w:p w14:paraId="2662F29B" w14:textId="054CB8E7" w:rsidR="00D06F33" w:rsidRDefault="00874BA3" w:rsidP="00E57851">
      <w:pPr>
        <w:pStyle w:val="a7"/>
        <w:numPr>
          <w:ilvl w:val="0"/>
          <w:numId w:val="30"/>
        </w:numPr>
        <w:spacing w:line="400" w:lineRule="exact"/>
        <w:ind w:left="0" w:firstLine="480"/>
        <w:rPr>
          <w:rFonts w:ascii="楷体" w:eastAsia="楷体" w:hAnsi="楷体"/>
          <w:sz w:val="24"/>
          <w:szCs w:val="24"/>
        </w:rPr>
      </w:pPr>
      <w:r>
        <w:rPr>
          <w:rFonts w:ascii="楷体" w:eastAsia="楷体" w:hAnsi="楷体" w:hint="eastAsia"/>
          <w:sz w:val="24"/>
          <w:szCs w:val="24"/>
        </w:rPr>
        <w:t>采用</w:t>
      </w:r>
      <w:r>
        <w:rPr>
          <w:rFonts w:ascii="楷体" w:eastAsia="楷体" w:hAnsi="楷体"/>
          <w:sz w:val="24"/>
          <w:szCs w:val="24"/>
        </w:rPr>
        <w:t>基于多示例和注意力交换的方法完成模型的训练。</w:t>
      </w:r>
      <w:r>
        <w:rPr>
          <w:rFonts w:ascii="楷体" w:eastAsia="楷体" w:hAnsi="楷体" w:hint="eastAsia"/>
          <w:sz w:val="24"/>
          <w:szCs w:val="24"/>
        </w:rPr>
        <w:t>远程</w:t>
      </w:r>
      <w:r>
        <w:rPr>
          <w:rFonts w:ascii="楷体" w:eastAsia="楷体" w:hAnsi="楷体"/>
          <w:sz w:val="24"/>
          <w:szCs w:val="24"/>
        </w:rPr>
        <w:t>监督会引入较多噪声，通过</w:t>
      </w:r>
      <w:r>
        <w:rPr>
          <w:rFonts w:ascii="楷体" w:eastAsia="楷体" w:hAnsi="楷体" w:hint="eastAsia"/>
          <w:sz w:val="24"/>
          <w:szCs w:val="24"/>
        </w:rPr>
        <w:t>本章</w:t>
      </w:r>
      <w:r>
        <w:rPr>
          <w:rFonts w:ascii="楷体" w:eastAsia="楷体" w:hAnsi="楷体"/>
          <w:sz w:val="24"/>
          <w:szCs w:val="24"/>
        </w:rPr>
        <w:t>提出的方法</w:t>
      </w:r>
      <w:r>
        <w:rPr>
          <w:rFonts w:ascii="楷体" w:eastAsia="楷体" w:hAnsi="楷体" w:hint="eastAsia"/>
          <w:sz w:val="24"/>
          <w:szCs w:val="24"/>
        </w:rPr>
        <w:t>，</w:t>
      </w:r>
      <w:r>
        <w:rPr>
          <w:rFonts w:ascii="楷体" w:eastAsia="楷体" w:hAnsi="楷体"/>
          <w:sz w:val="24"/>
          <w:szCs w:val="24"/>
        </w:rPr>
        <w:t>可以</w:t>
      </w:r>
      <w:r>
        <w:rPr>
          <w:rFonts w:ascii="楷体" w:eastAsia="楷体" w:hAnsi="楷体" w:hint="eastAsia"/>
          <w:sz w:val="24"/>
          <w:szCs w:val="24"/>
        </w:rPr>
        <w:t>降低</w:t>
      </w:r>
      <w:r>
        <w:rPr>
          <w:rFonts w:ascii="楷体" w:eastAsia="楷体" w:hAnsi="楷体"/>
          <w:sz w:val="24"/>
          <w:szCs w:val="24"/>
        </w:rPr>
        <w:t>噪声的影响；</w:t>
      </w:r>
    </w:p>
    <w:p w14:paraId="6B5E28CB" w14:textId="601405B5" w:rsidR="00874BA3" w:rsidRDefault="00874BA3" w:rsidP="00E57851">
      <w:pPr>
        <w:pStyle w:val="a7"/>
        <w:numPr>
          <w:ilvl w:val="0"/>
          <w:numId w:val="30"/>
        </w:numPr>
        <w:spacing w:line="400" w:lineRule="exact"/>
        <w:ind w:left="0" w:firstLine="480"/>
        <w:rPr>
          <w:rFonts w:ascii="楷体" w:eastAsia="楷体" w:hAnsi="楷体"/>
          <w:sz w:val="24"/>
          <w:szCs w:val="24"/>
        </w:rPr>
      </w:pPr>
      <w:r>
        <w:rPr>
          <w:rFonts w:ascii="楷体" w:eastAsia="楷体" w:hAnsi="楷体" w:hint="eastAsia"/>
          <w:sz w:val="24"/>
          <w:szCs w:val="24"/>
        </w:rPr>
        <w:t>通过</w:t>
      </w:r>
      <w:r>
        <w:rPr>
          <w:rFonts w:ascii="楷体" w:eastAsia="楷体" w:hAnsi="楷体"/>
          <w:sz w:val="24"/>
          <w:szCs w:val="24"/>
        </w:rPr>
        <w:t>实体字典匹配的方式，识别新到来的文本中的菜品实体和商家实体，并构建实体对；</w:t>
      </w:r>
    </w:p>
    <w:p w14:paraId="7B2BCFD6" w14:textId="175B2FD9" w:rsidR="00874BA3" w:rsidRDefault="00874BA3" w:rsidP="00E57851">
      <w:pPr>
        <w:pStyle w:val="a7"/>
        <w:numPr>
          <w:ilvl w:val="0"/>
          <w:numId w:val="30"/>
        </w:numPr>
        <w:spacing w:line="400" w:lineRule="exact"/>
        <w:ind w:left="0" w:firstLine="480"/>
        <w:rPr>
          <w:rFonts w:ascii="楷体" w:eastAsia="楷体" w:hAnsi="楷体"/>
          <w:sz w:val="24"/>
          <w:szCs w:val="24"/>
        </w:rPr>
      </w:pPr>
      <w:r>
        <w:rPr>
          <w:rFonts w:ascii="楷体" w:eastAsia="楷体" w:hAnsi="楷体" w:hint="eastAsia"/>
          <w:sz w:val="24"/>
          <w:szCs w:val="24"/>
        </w:rPr>
        <w:t>在</w:t>
      </w:r>
      <w:r>
        <w:rPr>
          <w:rFonts w:ascii="楷体" w:eastAsia="楷体" w:hAnsi="楷体"/>
          <w:sz w:val="24"/>
          <w:szCs w:val="24"/>
        </w:rPr>
        <w:t>预测阶段，每条文本都视为一个</w:t>
      </w:r>
      <w:r>
        <w:rPr>
          <w:rFonts w:ascii="楷体" w:eastAsia="楷体" w:hAnsi="楷体" w:hint="eastAsia"/>
          <w:sz w:val="24"/>
          <w:szCs w:val="24"/>
        </w:rPr>
        <w:t>独立</w:t>
      </w:r>
      <w:r>
        <w:rPr>
          <w:rFonts w:ascii="楷体" w:eastAsia="楷体" w:hAnsi="楷体"/>
          <w:sz w:val="24"/>
          <w:szCs w:val="24"/>
        </w:rPr>
        <w:t>的包</w:t>
      </w:r>
      <w:r>
        <w:rPr>
          <w:rFonts w:ascii="楷体" w:eastAsia="楷体" w:hAnsi="楷体" w:hint="eastAsia"/>
          <w:sz w:val="24"/>
          <w:szCs w:val="24"/>
        </w:rPr>
        <w:t>，并</w:t>
      </w:r>
      <w:r>
        <w:rPr>
          <w:rFonts w:ascii="楷体" w:eastAsia="楷体" w:hAnsi="楷体"/>
          <w:sz w:val="24"/>
          <w:szCs w:val="24"/>
        </w:rPr>
        <w:t>预测(</w:t>
      </w:r>
      <w:r>
        <w:rPr>
          <w:rFonts w:ascii="楷体" w:eastAsia="楷体" w:hAnsi="楷体" w:hint="eastAsia"/>
          <w:sz w:val="24"/>
          <w:szCs w:val="24"/>
        </w:rPr>
        <w:t>菜品</w:t>
      </w:r>
      <w:r>
        <w:rPr>
          <w:rFonts w:ascii="楷体" w:eastAsia="楷体" w:hAnsi="楷体"/>
          <w:sz w:val="24"/>
          <w:szCs w:val="24"/>
        </w:rPr>
        <w:t>，商家)</w:t>
      </w:r>
      <w:r>
        <w:rPr>
          <w:rFonts w:ascii="楷体" w:eastAsia="楷体" w:hAnsi="楷体" w:hint="eastAsia"/>
          <w:sz w:val="24"/>
          <w:szCs w:val="24"/>
        </w:rPr>
        <w:t>实体对</w:t>
      </w:r>
      <w:r>
        <w:rPr>
          <w:rFonts w:ascii="楷体" w:eastAsia="楷体" w:hAnsi="楷体"/>
          <w:sz w:val="24"/>
          <w:szCs w:val="24"/>
        </w:rPr>
        <w:t>的关系；</w:t>
      </w:r>
    </w:p>
    <w:p w14:paraId="20475859" w14:textId="2022EDF2" w:rsidR="00874BA3" w:rsidRDefault="00874BA3" w:rsidP="00E57851">
      <w:pPr>
        <w:pStyle w:val="a7"/>
        <w:numPr>
          <w:ilvl w:val="0"/>
          <w:numId w:val="30"/>
        </w:numPr>
        <w:spacing w:line="400" w:lineRule="exact"/>
        <w:ind w:left="0" w:firstLine="480"/>
        <w:rPr>
          <w:rFonts w:ascii="楷体" w:eastAsia="楷体" w:hAnsi="楷体"/>
          <w:sz w:val="24"/>
          <w:szCs w:val="24"/>
        </w:rPr>
      </w:pPr>
      <w:r>
        <w:rPr>
          <w:rFonts w:ascii="楷体" w:eastAsia="楷体" w:hAnsi="楷体" w:hint="eastAsia"/>
          <w:sz w:val="24"/>
          <w:szCs w:val="24"/>
        </w:rPr>
        <w:t>对</w:t>
      </w:r>
      <w:r>
        <w:rPr>
          <w:rFonts w:ascii="楷体" w:eastAsia="楷体" w:hAnsi="楷体"/>
          <w:sz w:val="24"/>
          <w:szCs w:val="24"/>
        </w:rPr>
        <w:t>商家的推荐菜品进行整合，</w:t>
      </w:r>
      <w:r>
        <w:rPr>
          <w:rFonts w:ascii="楷体" w:eastAsia="楷体" w:hAnsi="楷体" w:hint="eastAsia"/>
          <w:sz w:val="24"/>
          <w:szCs w:val="24"/>
        </w:rPr>
        <w:t>提取</w:t>
      </w:r>
      <w:r>
        <w:rPr>
          <w:rFonts w:ascii="楷体" w:eastAsia="楷体" w:hAnsi="楷体"/>
          <w:sz w:val="24"/>
          <w:szCs w:val="24"/>
        </w:rPr>
        <w:t>出最终的菜品类标签。</w:t>
      </w:r>
    </w:p>
    <w:p w14:paraId="770F14CF" w14:textId="289257EF" w:rsidR="00874BA3" w:rsidRPr="00874BA3" w:rsidRDefault="00874BA3" w:rsidP="00874BA3">
      <w:pPr>
        <w:spacing w:line="400" w:lineRule="exact"/>
        <w:ind w:firstLineChars="200" w:firstLine="480"/>
        <w:rPr>
          <w:rFonts w:ascii="楷体" w:eastAsia="楷体" w:hAnsi="楷体"/>
          <w:sz w:val="24"/>
          <w:szCs w:val="24"/>
        </w:rPr>
      </w:pPr>
      <w:r>
        <w:rPr>
          <w:rFonts w:ascii="楷体" w:eastAsia="楷体" w:hAnsi="楷体" w:hint="eastAsia"/>
          <w:sz w:val="24"/>
          <w:szCs w:val="24"/>
        </w:rPr>
        <w:t>通过</w:t>
      </w:r>
      <w:r>
        <w:rPr>
          <w:rFonts w:ascii="楷体" w:eastAsia="楷体" w:hAnsi="楷体"/>
          <w:sz w:val="24"/>
          <w:szCs w:val="24"/>
        </w:rPr>
        <w:t>上述流程，最后完成了实体关系识别方法在</w:t>
      </w:r>
      <w:r>
        <w:rPr>
          <w:rFonts w:ascii="楷体" w:eastAsia="楷体" w:hAnsi="楷体" w:hint="eastAsia"/>
          <w:sz w:val="24"/>
          <w:szCs w:val="24"/>
        </w:rPr>
        <w:t>菜品</w:t>
      </w:r>
      <w:r>
        <w:rPr>
          <w:rFonts w:ascii="楷体" w:eastAsia="楷体" w:hAnsi="楷体"/>
          <w:sz w:val="24"/>
          <w:szCs w:val="24"/>
        </w:rPr>
        <w:t>标签提取场景上的应用，减少了人工标注</w:t>
      </w:r>
      <w:r>
        <w:rPr>
          <w:rFonts w:ascii="楷体" w:eastAsia="楷体" w:hAnsi="楷体" w:hint="eastAsia"/>
          <w:sz w:val="24"/>
          <w:szCs w:val="24"/>
        </w:rPr>
        <w:t>的</w:t>
      </w:r>
      <w:r>
        <w:rPr>
          <w:rFonts w:ascii="楷体" w:eastAsia="楷体" w:hAnsi="楷体"/>
          <w:sz w:val="24"/>
          <w:szCs w:val="24"/>
        </w:rPr>
        <w:t>工作量，并提高了</w:t>
      </w:r>
      <w:r>
        <w:rPr>
          <w:rFonts w:ascii="楷体" w:eastAsia="楷体" w:hAnsi="楷体" w:hint="eastAsia"/>
          <w:sz w:val="24"/>
          <w:szCs w:val="24"/>
        </w:rPr>
        <w:t>标签</w:t>
      </w:r>
      <w:r>
        <w:rPr>
          <w:rFonts w:ascii="楷体" w:eastAsia="楷体" w:hAnsi="楷体"/>
          <w:sz w:val="24"/>
          <w:szCs w:val="24"/>
        </w:rPr>
        <w:t>的准确率。</w:t>
      </w:r>
    </w:p>
    <w:p w14:paraId="31B41BF6" w14:textId="77777777" w:rsidR="00AC4CBC" w:rsidRPr="00FC170C" w:rsidRDefault="00870244" w:rsidP="00FC170C">
      <w:pPr>
        <w:pStyle w:val="3"/>
      </w:pPr>
      <w:r w:rsidRPr="00FC170C">
        <w:rPr>
          <w:rFonts w:hint="eastAsia"/>
        </w:rPr>
        <w:t>基于多维</w:t>
      </w:r>
      <w:r w:rsidRPr="00FC170C">
        <w:t>数据的客流预测</w:t>
      </w:r>
      <w:r w:rsidRPr="00FC170C">
        <w:rPr>
          <w:rFonts w:hint="eastAsia"/>
        </w:rPr>
        <w:t>模型</w:t>
      </w:r>
      <w:r w:rsidRPr="00FC170C">
        <w:t>构建</w:t>
      </w:r>
    </w:p>
    <w:p w14:paraId="65A171F9" w14:textId="77777777" w:rsidR="00F759FF" w:rsidRPr="00F759FF" w:rsidRDefault="00F759FF" w:rsidP="00E57851">
      <w:pPr>
        <w:pStyle w:val="a7"/>
        <w:numPr>
          <w:ilvl w:val="2"/>
          <w:numId w:val="18"/>
        </w:numPr>
        <w:spacing w:before="240" w:after="60"/>
        <w:ind w:firstLineChars="0"/>
        <w:outlineLvl w:val="3"/>
        <w:rPr>
          <w:rFonts w:ascii="楷体" w:eastAsia="楷体" w:hAnsi="楷体" w:cstheme="majorBidi"/>
          <w:b/>
          <w:bCs/>
          <w:vanish/>
          <w:sz w:val="24"/>
          <w:szCs w:val="24"/>
        </w:rPr>
      </w:pPr>
    </w:p>
    <w:p w14:paraId="7D9E53D7" w14:textId="77777777" w:rsidR="00F759FF" w:rsidRDefault="00F759FF" w:rsidP="00F759FF">
      <w:pPr>
        <w:pStyle w:val="a"/>
      </w:pPr>
      <w:r w:rsidRPr="00F759FF">
        <w:rPr>
          <w:rFonts w:hint="eastAsia"/>
        </w:rPr>
        <w:t>针对多源数据情况下的预测问题</w:t>
      </w:r>
    </w:p>
    <w:p w14:paraId="3E035F02" w14:textId="77777777" w:rsidR="00FC170C" w:rsidRPr="00FC170C" w:rsidRDefault="00FC170C" w:rsidP="00FC170C">
      <w:pPr>
        <w:spacing w:line="400" w:lineRule="exact"/>
        <w:ind w:firstLineChars="200" w:firstLine="480"/>
        <w:rPr>
          <w:rFonts w:ascii="楷体" w:eastAsia="楷体" w:hAnsi="楷体"/>
          <w:sz w:val="24"/>
          <w:szCs w:val="24"/>
        </w:rPr>
      </w:pPr>
      <w:r w:rsidRPr="00FC170C">
        <w:rPr>
          <w:rFonts w:ascii="楷体" w:eastAsia="楷体" w:hAnsi="楷体" w:hint="eastAsia"/>
          <w:sz w:val="24"/>
          <w:szCs w:val="24"/>
        </w:rPr>
        <w:t>目前对时间序列数据的预测方法有很多，传统方法包括：卡尔曼滤波分析法，ARIMA方法，回归方法，灰色模型法，时间序列分析法等等。这些方法大多都只是针对单一时间序列数据的分析，预测某单一时间序列。除了这些传统方法，神经网络模型在时间序列预测上也有较好的效果，比如循环神经网络，由于其独特的结构设计，模型对序列数据的处理表现较好，对复杂的时间关系有较强的学习能力。但是这些模型也只是适用于单一的时间序列数据，对多源的数据支持度不高。这些模型在预测时，只考虑在时间维度上的历史数据对预测值的影响。但是实际生产生活中的时间序列数据往往不只与历史数据有关，一些其他的序列数据或者其他的特征数据都会对研究目标有影响。</w:t>
      </w:r>
    </w:p>
    <w:p w14:paraId="2260ABF7" w14:textId="77777777" w:rsidR="00FC170C" w:rsidRDefault="00FC170C" w:rsidP="00FC170C">
      <w:pPr>
        <w:spacing w:line="400" w:lineRule="exact"/>
        <w:ind w:firstLineChars="200" w:firstLine="480"/>
        <w:rPr>
          <w:rFonts w:ascii="宋体" w:hAnsi="宋体"/>
        </w:rPr>
      </w:pPr>
      <w:r w:rsidRPr="00FC170C">
        <w:rPr>
          <w:rFonts w:ascii="楷体" w:eastAsia="楷体" w:hAnsi="楷体" w:hint="eastAsia"/>
          <w:sz w:val="24"/>
          <w:szCs w:val="24"/>
        </w:rPr>
        <w:t>在客流数据中，影响客流的不仅仅有历史客流数据，还包括如气象、节日、位置、周边商家等等因素，这些因素对于城市客流有着很大的影响。因此对客流进行预测时，仅仅考虑其历史数据往往会忽视很多有用信息。因此，如何找出这些有用的相关特征，并有效的利用这些特征，使之能融合到客流模型的预测中是研究的重点。方案的基本流程如图</w:t>
      </w:r>
      <w:r w:rsidRPr="00FC170C">
        <w:rPr>
          <w:rFonts w:ascii="楷体" w:eastAsia="楷体" w:hAnsi="楷体"/>
          <w:sz w:val="24"/>
          <w:szCs w:val="24"/>
        </w:rPr>
        <w:t>所示</w:t>
      </w:r>
      <w:r w:rsidR="00E03436">
        <w:rPr>
          <w:rFonts w:ascii="楷体" w:eastAsia="楷体" w:hAnsi="楷体"/>
          <w:sz w:val="24"/>
          <w:szCs w:val="24"/>
        </w:rPr>
        <w:t>：</w:t>
      </w:r>
    </w:p>
    <w:p w14:paraId="71B1ED35" w14:textId="77777777" w:rsidR="00E03436" w:rsidRDefault="00FC170C" w:rsidP="00E03436">
      <w:pPr>
        <w:keepNext/>
        <w:ind w:firstLine="420"/>
        <w:jc w:val="center"/>
      </w:pPr>
      <w:r>
        <w:rPr>
          <w:rFonts w:ascii="宋体" w:hAnsi="宋体" w:hint="eastAsia"/>
        </w:rPr>
        <w:object w:dxaOrig="12115" w:dyaOrig="24235" w14:anchorId="078BFB6C">
          <v:shape id="对象 7" o:spid="_x0000_i1029" type="#_x0000_t75" style="width:242.25pt;height:484.5pt" o:ole="">
            <v:fill o:detectmouseclick="t"/>
            <v:imagedata r:id="rId31" o:title=""/>
          </v:shape>
          <o:OLEObject Type="Embed" ProgID="Visio.Drawing.15" ShapeID="对象 7" DrawAspect="Content" ObjectID="_1593430328" r:id="rId32">
            <o:FieldCodes>\* MERGEFORMAT</o:FieldCodes>
          </o:OLEObject>
        </w:object>
      </w:r>
    </w:p>
    <w:p w14:paraId="51E5F939" w14:textId="77777777" w:rsidR="00FC170C" w:rsidRDefault="00E03436" w:rsidP="00E03436">
      <w:pPr>
        <w:pStyle w:val="ad"/>
        <w:jc w:val="center"/>
        <w:rPr>
          <w:rFonts w:ascii="宋体" w:eastAsia="宋体" w:hAnsi="宋体"/>
        </w:rPr>
      </w:pPr>
      <w:r>
        <w:t>图</w:t>
      </w:r>
      <w:r>
        <w:t xml:space="preserve"> </w:t>
      </w:r>
      <w:fldSimple w:instr=" SEQ Figure \* ARABIC ">
        <w:r w:rsidR="00E86460">
          <w:rPr>
            <w:noProof/>
          </w:rPr>
          <w:t>9</w:t>
        </w:r>
      </w:fldSimple>
      <w:r>
        <w:t xml:space="preserve"> </w:t>
      </w:r>
      <w:r w:rsidRPr="005657C1">
        <w:rPr>
          <w:rFonts w:hint="eastAsia"/>
        </w:rPr>
        <w:t>客流预测方案流程</w:t>
      </w:r>
    </w:p>
    <w:p w14:paraId="7E96D9FE" w14:textId="77777777" w:rsidR="00F759FF" w:rsidRDefault="00E03436" w:rsidP="00E03436">
      <w:pPr>
        <w:pStyle w:val="a"/>
      </w:pPr>
      <w:r>
        <w:t>数据源获取</w:t>
      </w:r>
    </w:p>
    <w:p w14:paraId="7C35E0C0" w14:textId="77777777" w:rsidR="00E03436" w:rsidRPr="00E03436" w:rsidRDefault="00E03436" w:rsidP="00E03436">
      <w:pPr>
        <w:spacing w:line="400" w:lineRule="exact"/>
        <w:ind w:firstLineChars="200" w:firstLine="480"/>
        <w:rPr>
          <w:rFonts w:ascii="楷体" w:eastAsia="楷体" w:hAnsi="楷体"/>
          <w:sz w:val="24"/>
          <w:szCs w:val="24"/>
        </w:rPr>
      </w:pPr>
      <w:r w:rsidRPr="00E03436">
        <w:rPr>
          <w:rFonts w:ascii="楷体" w:eastAsia="楷体" w:hAnsi="楷体" w:hint="eastAsia"/>
          <w:sz w:val="24"/>
          <w:szCs w:val="24"/>
        </w:rPr>
        <w:t>首先，搜集各个来源的数据源，包括原始客流量数据，气象数据，地铁站点数据，全年节假日数据，以及站点周围的商家数据。其中，客流量数据信息如下表：</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29"/>
        <w:gridCol w:w="3925"/>
      </w:tblGrid>
      <w:tr w:rsidR="00E03436" w:rsidRPr="00E03436" w14:paraId="6A4B2A14" w14:textId="77777777" w:rsidTr="005C0D30">
        <w:trPr>
          <w:cantSplit/>
        </w:trPr>
        <w:tc>
          <w:tcPr>
            <w:tcW w:w="3729" w:type="dxa"/>
          </w:tcPr>
          <w:p w14:paraId="39FC3324" w14:textId="77777777" w:rsidR="00E03436" w:rsidRPr="00E03436" w:rsidRDefault="00E03436" w:rsidP="00E03436">
            <w:pPr>
              <w:pStyle w:val="07415"/>
              <w:ind w:firstLineChars="200" w:firstLine="480"/>
              <w:rPr>
                <w:rFonts w:ascii="楷体" w:eastAsia="楷体" w:hAnsi="楷体" w:cs="Times New Roman"/>
                <w:szCs w:val="24"/>
              </w:rPr>
            </w:pPr>
            <w:r w:rsidRPr="00E03436">
              <w:rPr>
                <w:rFonts w:ascii="楷体" w:eastAsia="楷体" w:hAnsi="楷体" w:cs="Times New Roman" w:hint="eastAsia"/>
                <w:szCs w:val="24"/>
              </w:rPr>
              <w:t>字段名称</w:t>
            </w:r>
          </w:p>
        </w:tc>
        <w:tc>
          <w:tcPr>
            <w:tcW w:w="3925" w:type="dxa"/>
          </w:tcPr>
          <w:p w14:paraId="1B42BCA1" w14:textId="77777777" w:rsidR="00E03436" w:rsidRPr="00E03436" w:rsidRDefault="00E03436" w:rsidP="00E03436">
            <w:pPr>
              <w:pStyle w:val="07415"/>
              <w:ind w:firstLineChars="200" w:firstLine="480"/>
              <w:rPr>
                <w:rFonts w:ascii="楷体" w:eastAsia="楷体" w:hAnsi="楷体" w:cs="Times New Roman"/>
                <w:szCs w:val="24"/>
              </w:rPr>
            </w:pPr>
            <w:r w:rsidRPr="00E03436">
              <w:rPr>
                <w:rFonts w:ascii="楷体" w:eastAsia="楷体" w:hAnsi="楷体" w:cs="Times New Roman" w:hint="eastAsia"/>
                <w:szCs w:val="24"/>
              </w:rPr>
              <w:t>字段描述</w:t>
            </w:r>
          </w:p>
        </w:tc>
      </w:tr>
      <w:tr w:rsidR="00E03436" w:rsidRPr="00E03436" w14:paraId="44711ECC" w14:textId="77777777" w:rsidTr="005C0D30">
        <w:trPr>
          <w:cantSplit/>
        </w:trPr>
        <w:tc>
          <w:tcPr>
            <w:tcW w:w="3729" w:type="dxa"/>
          </w:tcPr>
          <w:p w14:paraId="609A26F1" w14:textId="77777777" w:rsidR="00E03436" w:rsidRPr="00E03436" w:rsidRDefault="00E03436" w:rsidP="00E03436">
            <w:pPr>
              <w:pStyle w:val="07415"/>
              <w:ind w:firstLineChars="200" w:firstLine="480"/>
              <w:rPr>
                <w:rFonts w:ascii="楷体" w:eastAsia="楷体" w:hAnsi="楷体" w:cs="Times New Roman"/>
                <w:szCs w:val="24"/>
              </w:rPr>
            </w:pPr>
            <w:r w:rsidRPr="00E03436">
              <w:rPr>
                <w:rFonts w:ascii="楷体" w:eastAsia="楷体" w:hAnsi="楷体" w:cs="Times New Roman" w:hint="eastAsia"/>
                <w:szCs w:val="24"/>
              </w:rPr>
              <w:t>tradeId</w:t>
            </w:r>
          </w:p>
        </w:tc>
        <w:tc>
          <w:tcPr>
            <w:tcW w:w="3925" w:type="dxa"/>
          </w:tcPr>
          <w:p w14:paraId="14D4D80D" w14:textId="77777777" w:rsidR="00E03436" w:rsidRPr="00E03436" w:rsidRDefault="00E03436" w:rsidP="00E03436">
            <w:pPr>
              <w:pStyle w:val="07415"/>
              <w:ind w:firstLineChars="200" w:firstLine="480"/>
              <w:rPr>
                <w:rFonts w:ascii="楷体" w:eastAsia="楷体" w:hAnsi="楷体" w:cs="Times New Roman"/>
                <w:szCs w:val="24"/>
              </w:rPr>
            </w:pPr>
            <w:r w:rsidRPr="00E03436">
              <w:rPr>
                <w:rFonts w:ascii="楷体" w:eastAsia="楷体" w:hAnsi="楷体" w:cs="Times New Roman" w:hint="eastAsia"/>
                <w:szCs w:val="24"/>
              </w:rPr>
              <w:t>订单id，区分不同订单的标志</w:t>
            </w:r>
          </w:p>
        </w:tc>
      </w:tr>
      <w:tr w:rsidR="00E03436" w:rsidRPr="00E03436" w14:paraId="6E662C37" w14:textId="77777777" w:rsidTr="005C0D30">
        <w:trPr>
          <w:cantSplit/>
        </w:trPr>
        <w:tc>
          <w:tcPr>
            <w:tcW w:w="3729" w:type="dxa"/>
          </w:tcPr>
          <w:p w14:paraId="42B75B2A" w14:textId="77777777" w:rsidR="00E03436" w:rsidRPr="00E03436" w:rsidRDefault="00E03436" w:rsidP="00E03436">
            <w:pPr>
              <w:pStyle w:val="07415"/>
              <w:ind w:firstLineChars="200" w:firstLine="480"/>
              <w:rPr>
                <w:rFonts w:ascii="楷体" w:eastAsia="楷体" w:hAnsi="楷体" w:cs="Times New Roman"/>
                <w:szCs w:val="24"/>
              </w:rPr>
            </w:pPr>
            <w:r w:rsidRPr="00E03436">
              <w:rPr>
                <w:rFonts w:ascii="楷体" w:eastAsia="楷体" w:hAnsi="楷体" w:cs="Times New Roman" w:hint="eastAsia"/>
                <w:szCs w:val="24"/>
              </w:rPr>
              <w:t>machineId</w:t>
            </w:r>
          </w:p>
        </w:tc>
        <w:tc>
          <w:tcPr>
            <w:tcW w:w="3925" w:type="dxa"/>
          </w:tcPr>
          <w:p w14:paraId="0F31390C" w14:textId="77777777" w:rsidR="00E03436" w:rsidRPr="00E03436" w:rsidRDefault="00E03436" w:rsidP="00E03436">
            <w:pPr>
              <w:pStyle w:val="07415"/>
              <w:ind w:firstLineChars="200" w:firstLine="480"/>
              <w:rPr>
                <w:rFonts w:ascii="楷体" w:eastAsia="楷体" w:hAnsi="楷体" w:cs="Times New Roman"/>
                <w:szCs w:val="24"/>
              </w:rPr>
            </w:pPr>
            <w:r w:rsidRPr="00E03436">
              <w:rPr>
                <w:rFonts w:ascii="楷体" w:eastAsia="楷体" w:hAnsi="楷体" w:cs="Times New Roman" w:hint="eastAsia"/>
                <w:szCs w:val="24"/>
              </w:rPr>
              <w:t>乘客取票机器id，区分不同的出票机器</w:t>
            </w:r>
          </w:p>
        </w:tc>
      </w:tr>
      <w:tr w:rsidR="00E03436" w:rsidRPr="00E03436" w14:paraId="70904C54" w14:textId="77777777" w:rsidTr="005C0D30">
        <w:trPr>
          <w:cantSplit/>
        </w:trPr>
        <w:tc>
          <w:tcPr>
            <w:tcW w:w="3729" w:type="dxa"/>
          </w:tcPr>
          <w:p w14:paraId="60BB3649" w14:textId="77777777" w:rsidR="00E03436" w:rsidRPr="00E03436" w:rsidRDefault="00E03436" w:rsidP="00E03436">
            <w:pPr>
              <w:pStyle w:val="07415"/>
              <w:ind w:firstLineChars="200" w:firstLine="480"/>
              <w:rPr>
                <w:rFonts w:ascii="楷体" w:eastAsia="楷体" w:hAnsi="楷体" w:cs="Times New Roman"/>
                <w:szCs w:val="24"/>
              </w:rPr>
            </w:pPr>
            <w:r w:rsidRPr="00E03436">
              <w:rPr>
                <w:rFonts w:ascii="楷体" w:eastAsia="楷体" w:hAnsi="楷体" w:cs="Times New Roman" w:hint="eastAsia"/>
                <w:szCs w:val="24"/>
              </w:rPr>
              <w:lastRenderedPageBreak/>
              <w:t>ticketPrice</w:t>
            </w:r>
          </w:p>
        </w:tc>
        <w:tc>
          <w:tcPr>
            <w:tcW w:w="3925" w:type="dxa"/>
          </w:tcPr>
          <w:p w14:paraId="091E758D" w14:textId="77777777" w:rsidR="00E03436" w:rsidRPr="00E03436" w:rsidRDefault="00E03436" w:rsidP="00E03436">
            <w:pPr>
              <w:pStyle w:val="07415"/>
              <w:ind w:firstLineChars="200" w:firstLine="480"/>
              <w:rPr>
                <w:rFonts w:ascii="楷体" w:eastAsia="楷体" w:hAnsi="楷体" w:cs="Times New Roman"/>
                <w:szCs w:val="24"/>
              </w:rPr>
            </w:pPr>
            <w:r w:rsidRPr="00E03436">
              <w:rPr>
                <w:rFonts w:ascii="楷体" w:eastAsia="楷体" w:hAnsi="楷体" w:cs="Times New Roman" w:hint="eastAsia"/>
                <w:szCs w:val="24"/>
              </w:rPr>
              <w:t>乘客购买的单程票的总价格</w:t>
            </w:r>
          </w:p>
        </w:tc>
      </w:tr>
      <w:tr w:rsidR="00E03436" w:rsidRPr="00E03436" w14:paraId="363B76B2" w14:textId="77777777" w:rsidTr="005C0D30">
        <w:trPr>
          <w:cantSplit/>
        </w:trPr>
        <w:tc>
          <w:tcPr>
            <w:tcW w:w="3729" w:type="dxa"/>
          </w:tcPr>
          <w:p w14:paraId="6ACD35DD" w14:textId="77777777" w:rsidR="00E03436" w:rsidRPr="00E03436" w:rsidRDefault="00E03436" w:rsidP="00E03436">
            <w:pPr>
              <w:pStyle w:val="07415"/>
              <w:ind w:firstLineChars="200" w:firstLine="480"/>
              <w:rPr>
                <w:rFonts w:ascii="楷体" w:eastAsia="楷体" w:hAnsi="楷体" w:cs="Times New Roman"/>
                <w:szCs w:val="24"/>
              </w:rPr>
            </w:pPr>
            <w:r w:rsidRPr="00E03436">
              <w:rPr>
                <w:rFonts w:ascii="楷体" w:eastAsia="楷体" w:hAnsi="楷体" w:cs="Times New Roman" w:hint="eastAsia"/>
                <w:szCs w:val="24"/>
              </w:rPr>
              <w:t>ticketCount</w:t>
            </w:r>
          </w:p>
        </w:tc>
        <w:tc>
          <w:tcPr>
            <w:tcW w:w="3925" w:type="dxa"/>
          </w:tcPr>
          <w:p w14:paraId="5D984928" w14:textId="77777777" w:rsidR="00E03436" w:rsidRPr="00E03436" w:rsidRDefault="00E03436" w:rsidP="00E03436">
            <w:pPr>
              <w:pStyle w:val="07415"/>
              <w:ind w:firstLineChars="200" w:firstLine="480"/>
              <w:rPr>
                <w:rFonts w:ascii="楷体" w:eastAsia="楷体" w:hAnsi="楷体" w:cs="Times New Roman"/>
                <w:szCs w:val="24"/>
              </w:rPr>
            </w:pPr>
            <w:r w:rsidRPr="00E03436">
              <w:rPr>
                <w:rFonts w:ascii="楷体" w:eastAsia="楷体" w:hAnsi="楷体" w:cs="Times New Roman" w:hint="eastAsia"/>
                <w:szCs w:val="24"/>
              </w:rPr>
              <w:t>本次订单的购票数量</w:t>
            </w:r>
          </w:p>
        </w:tc>
      </w:tr>
      <w:tr w:rsidR="00E03436" w:rsidRPr="00E03436" w14:paraId="0A572AFF" w14:textId="77777777" w:rsidTr="005C0D30">
        <w:trPr>
          <w:cantSplit/>
        </w:trPr>
        <w:tc>
          <w:tcPr>
            <w:tcW w:w="3729" w:type="dxa"/>
          </w:tcPr>
          <w:p w14:paraId="22456B79" w14:textId="77777777" w:rsidR="00E03436" w:rsidRPr="00E03436" w:rsidRDefault="00E03436" w:rsidP="00E03436">
            <w:pPr>
              <w:pStyle w:val="07415"/>
              <w:ind w:firstLineChars="200" w:firstLine="480"/>
              <w:rPr>
                <w:rFonts w:ascii="楷体" w:eastAsia="楷体" w:hAnsi="楷体" w:cs="Times New Roman"/>
                <w:szCs w:val="24"/>
              </w:rPr>
            </w:pPr>
            <w:r w:rsidRPr="00E03436">
              <w:rPr>
                <w:rFonts w:ascii="楷体" w:eastAsia="楷体" w:hAnsi="楷体" w:cs="Times New Roman" w:hint="eastAsia"/>
                <w:szCs w:val="24"/>
              </w:rPr>
              <w:t>ticketTime</w:t>
            </w:r>
          </w:p>
        </w:tc>
        <w:tc>
          <w:tcPr>
            <w:tcW w:w="3925" w:type="dxa"/>
          </w:tcPr>
          <w:p w14:paraId="5C38CE82" w14:textId="77777777" w:rsidR="00E03436" w:rsidRPr="00E03436" w:rsidRDefault="00E03436" w:rsidP="00E03436">
            <w:pPr>
              <w:pStyle w:val="07415"/>
              <w:ind w:firstLineChars="200" w:firstLine="480"/>
              <w:rPr>
                <w:rFonts w:ascii="楷体" w:eastAsia="楷体" w:hAnsi="楷体" w:cs="Times New Roman"/>
                <w:szCs w:val="24"/>
              </w:rPr>
            </w:pPr>
            <w:r w:rsidRPr="00E03436">
              <w:rPr>
                <w:rFonts w:ascii="楷体" w:eastAsia="楷体" w:hAnsi="楷体" w:cs="Times New Roman" w:hint="eastAsia"/>
                <w:szCs w:val="24"/>
              </w:rPr>
              <w:t>乘客取票的时间，若为空则乘客未取票</w:t>
            </w:r>
          </w:p>
        </w:tc>
      </w:tr>
      <w:tr w:rsidR="00E03436" w:rsidRPr="00E03436" w14:paraId="6B3D0ABA" w14:textId="77777777" w:rsidTr="005C0D30">
        <w:trPr>
          <w:cantSplit/>
        </w:trPr>
        <w:tc>
          <w:tcPr>
            <w:tcW w:w="3729" w:type="dxa"/>
          </w:tcPr>
          <w:p w14:paraId="4D191CFA" w14:textId="77777777" w:rsidR="00E03436" w:rsidRPr="00E03436" w:rsidRDefault="00E03436" w:rsidP="00E03436">
            <w:pPr>
              <w:pStyle w:val="07415"/>
              <w:ind w:firstLineChars="200" w:firstLine="480"/>
              <w:rPr>
                <w:rFonts w:ascii="楷体" w:eastAsia="楷体" w:hAnsi="楷体" w:cs="Times New Roman"/>
                <w:szCs w:val="24"/>
              </w:rPr>
            </w:pPr>
            <w:r w:rsidRPr="00E03436">
              <w:rPr>
                <w:rFonts w:ascii="楷体" w:eastAsia="楷体" w:hAnsi="楷体" w:cs="Times New Roman" w:hint="eastAsia"/>
                <w:szCs w:val="24"/>
              </w:rPr>
              <w:t>stationStart</w:t>
            </w:r>
          </w:p>
        </w:tc>
        <w:tc>
          <w:tcPr>
            <w:tcW w:w="3925" w:type="dxa"/>
          </w:tcPr>
          <w:p w14:paraId="57798054" w14:textId="77777777" w:rsidR="00E03436" w:rsidRPr="00E03436" w:rsidRDefault="00E03436" w:rsidP="00E03436">
            <w:pPr>
              <w:pStyle w:val="07415"/>
              <w:ind w:firstLineChars="200" w:firstLine="480"/>
              <w:rPr>
                <w:rFonts w:ascii="楷体" w:eastAsia="楷体" w:hAnsi="楷体" w:cs="Times New Roman"/>
                <w:szCs w:val="24"/>
              </w:rPr>
            </w:pPr>
            <w:r w:rsidRPr="00E03436">
              <w:rPr>
                <w:rFonts w:ascii="楷体" w:eastAsia="楷体" w:hAnsi="楷体" w:cs="Times New Roman" w:hint="eastAsia"/>
                <w:szCs w:val="24"/>
              </w:rPr>
              <w:t>单程票记录的起点站</w:t>
            </w:r>
          </w:p>
        </w:tc>
      </w:tr>
      <w:tr w:rsidR="00E03436" w:rsidRPr="00E03436" w14:paraId="721A0C7D" w14:textId="77777777" w:rsidTr="005C0D30">
        <w:trPr>
          <w:cantSplit/>
        </w:trPr>
        <w:tc>
          <w:tcPr>
            <w:tcW w:w="3729" w:type="dxa"/>
          </w:tcPr>
          <w:p w14:paraId="1FD17736" w14:textId="77777777" w:rsidR="00E03436" w:rsidRPr="00E03436" w:rsidRDefault="00E03436" w:rsidP="00E03436">
            <w:pPr>
              <w:pStyle w:val="07415"/>
              <w:ind w:firstLineChars="200" w:firstLine="480"/>
              <w:rPr>
                <w:rFonts w:ascii="楷体" w:eastAsia="楷体" w:hAnsi="楷体" w:cs="Times New Roman"/>
                <w:szCs w:val="24"/>
              </w:rPr>
            </w:pPr>
            <w:r w:rsidRPr="00E03436">
              <w:rPr>
                <w:rFonts w:ascii="楷体" w:eastAsia="楷体" w:hAnsi="楷体" w:cs="Times New Roman" w:hint="eastAsia"/>
                <w:szCs w:val="24"/>
              </w:rPr>
              <w:t>stationEnd</w:t>
            </w:r>
          </w:p>
        </w:tc>
        <w:tc>
          <w:tcPr>
            <w:tcW w:w="3925" w:type="dxa"/>
          </w:tcPr>
          <w:p w14:paraId="41D70CFD" w14:textId="77777777" w:rsidR="00E03436" w:rsidRPr="00E03436" w:rsidRDefault="00E03436" w:rsidP="00E03436">
            <w:pPr>
              <w:pStyle w:val="07415"/>
              <w:ind w:firstLineChars="200" w:firstLine="480"/>
              <w:rPr>
                <w:rFonts w:ascii="楷体" w:eastAsia="楷体" w:hAnsi="楷体" w:cs="Times New Roman"/>
                <w:szCs w:val="24"/>
              </w:rPr>
            </w:pPr>
            <w:r w:rsidRPr="00E03436">
              <w:rPr>
                <w:rFonts w:ascii="楷体" w:eastAsia="楷体" w:hAnsi="楷体" w:cs="Times New Roman" w:hint="eastAsia"/>
                <w:szCs w:val="24"/>
              </w:rPr>
              <w:t>单程票记录的终点站</w:t>
            </w:r>
          </w:p>
        </w:tc>
      </w:tr>
    </w:tbl>
    <w:p w14:paraId="6C5E1BA8" w14:textId="77777777" w:rsidR="00E03436" w:rsidRPr="00E03436" w:rsidRDefault="00E03436" w:rsidP="00E03436">
      <w:pPr>
        <w:pStyle w:val="07415"/>
        <w:ind w:firstLineChars="200" w:firstLine="480"/>
        <w:jc w:val="both"/>
        <w:rPr>
          <w:rFonts w:ascii="楷体" w:eastAsia="楷体" w:hAnsi="楷体" w:cs="Times New Roman"/>
          <w:kern w:val="2"/>
          <w:szCs w:val="24"/>
        </w:rPr>
      </w:pPr>
      <w:r w:rsidRPr="00E03436">
        <w:rPr>
          <w:rFonts w:ascii="楷体" w:eastAsia="楷体" w:hAnsi="楷体" w:cs="Times New Roman" w:hint="eastAsia"/>
          <w:kern w:val="2"/>
          <w:szCs w:val="24"/>
        </w:rPr>
        <w:t>由于是原始数据，数据中包含了一些用于测试的样本，以及一些不能和客流对应的订单数据。本文根据字段的定义，对数据进行一定的筛选，剔除掉不合理的订单或者是无效的订单，合理的订单数据需要满足如下要求：</w:t>
      </w:r>
    </w:p>
    <w:p w14:paraId="7157ECCC" w14:textId="77777777" w:rsidR="00E03436" w:rsidRPr="00E03436" w:rsidRDefault="00E03436" w:rsidP="00E03436">
      <w:pPr>
        <w:pStyle w:val="07415"/>
        <w:ind w:firstLineChars="200" w:firstLine="480"/>
        <w:jc w:val="both"/>
        <w:rPr>
          <w:rFonts w:ascii="楷体" w:eastAsia="楷体" w:hAnsi="楷体" w:cs="Times New Roman"/>
          <w:kern w:val="2"/>
          <w:szCs w:val="24"/>
        </w:rPr>
      </w:pPr>
      <w:r>
        <w:rPr>
          <w:rFonts w:ascii="楷体" w:eastAsia="楷体" w:hAnsi="楷体" w:cs="Times New Roman" w:hint="eastAsia"/>
          <w:kern w:val="2"/>
          <w:szCs w:val="24"/>
        </w:rPr>
        <w:t>(1)</w:t>
      </w:r>
      <w:r w:rsidRPr="00E03436">
        <w:rPr>
          <w:rFonts w:ascii="楷体" w:eastAsia="楷体" w:hAnsi="楷体" w:cs="Times New Roman" w:hint="eastAsia"/>
          <w:kern w:val="2"/>
          <w:szCs w:val="24"/>
        </w:rPr>
        <w:t>起点站和终点站不能相同；</w:t>
      </w:r>
    </w:p>
    <w:p w14:paraId="5524362F" w14:textId="77777777" w:rsidR="00E03436" w:rsidRPr="00E03436" w:rsidRDefault="00E03436" w:rsidP="00E03436">
      <w:pPr>
        <w:pStyle w:val="07415"/>
        <w:ind w:firstLineChars="200" w:firstLine="480"/>
        <w:jc w:val="both"/>
        <w:rPr>
          <w:rFonts w:ascii="楷体" w:eastAsia="楷体" w:hAnsi="楷体" w:cs="Times New Roman"/>
          <w:kern w:val="2"/>
          <w:szCs w:val="24"/>
        </w:rPr>
      </w:pPr>
      <w:r>
        <w:rPr>
          <w:rFonts w:ascii="楷体" w:eastAsia="楷体" w:hAnsi="楷体" w:cs="Times New Roman"/>
          <w:kern w:val="2"/>
          <w:szCs w:val="24"/>
        </w:rPr>
        <w:t>(2)</w:t>
      </w:r>
      <w:r w:rsidRPr="00E03436">
        <w:rPr>
          <w:rFonts w:ascii="楷体" w:eastAsia="楷体" w:hAnsi="楷体" w:cs="Times New Roman" w:hint="eastAsia"/>
          <w:kern w:val="2"/>
          <w:szCs w:val="24"/>
        </w:rPr>
        <w:t>记录中必须包含取票时间。因为需要将订单数据转化为进站的客流数据，而未取票的订单不能确定乘客的取票时间，其中包括未付款订单，取消的订单，未取票的订单；</w:t>
      </w:r>
    </w:p>
    <w:p w14:paraId="693F8E73" w14:textId="77777777" w:rsidR="00E03436" w:rsidRPr="00E03436" w:rsidRDefault="00E03436" w:rsidP="00E03436">
      <w:pPr>
        <w:pStyle w:val="07415"/>
        <w:ind w:firstLineChars="200" w:firstLine="480"/>
        <w:jc w:val="both"/>
        <w:rPr>
          <w:rFonts w:ascii="楷体" w:eastAsia="楷体" w:hAnsi="楷体" w:cs="Times New Roman"/>
          <w:kern w:val="2"/>
          <w:szCs w:val="24"/>
        </w:rPr>
      </w:pPr>
      <w:r>
        <w:rPr>
          <w:rFonts w:ascii="楷体" w:eastAsia="楷体" w:hAnsi="楷体" w:cs="Times New Roman" w:hint="eastAsia"/>
          <w:kern w:val="2"/>
          <w:szCs w:val="24"/>
        </w:rPr>
        <w:t>(3)</w:t>
      </w:r>
      <w:r w:rsidRPr="00E03436">
        <w:rPr>
          <w:rFonts w:ascii="楷体" w:eastAsia="楷体" w:hAnsi="楷体" w:cs="Times New Roman" w:hint="eastAsia"/>
          <w:kern w:val="2"/>
          <w:szCs w:val="24"/>
        </w:rPr>
        <w:t>去掉取票时间为凌晨的记录。因为取票机器大多在地铁站内部，取票时必须保证地铁站是在运营状态，这部分数据为测试数据；</w:t>
      </w:r>
    </w:p>
    <w:p w14:paraId="4648C8C3" w14:textId="77777777" w:rsidR="00E03436" w:rsidRPr="00E03436" w:rsidRDefault="00E03436" w:rsidP="00E03436">
      <w:pPr>
        <w:pStyle w:val="07415"/>
        <w:ind w:firstLineChars="200" w:firstLine="480"/>
        <w:jc w:val="both"/>
        <w:rPr>
          <w:rFonts w:ascii="楷体" w:eastAsia="楷体" w:hAnsi="楷体" w:cs="Times New Roman"/>
          <w:kern w:val="2"/>
          <w:szCs w:val="24"/>
        </w:rPr>
      </w:pPr>
      <w:r>
        <w:rPr>
          <w:rFonts w:ascii="楷体" w:eastAsia="楷体" w:hAnsi="楷体" w:cs="Times New Roman" w:hint="eastAsia"/>
          <w:kern w:val="2"/>
          <w:szCs w:val="24"/>
        </w:rPr>
        <w:t>(4)</w:t>
      </w:r>
      <w:r w:rsidRPr="00E03436">
        <w:rPr>
          <w:rFonts w:ascii="楷体" w:eastAsia="楷体" w:hAnsi="楷体" w:cs="Times New Roman" w:hint="eastAsia"/>
          <w:kern w:val="2"/>
          <w:szCs w:val="24"/>
        </w:rPr>
        <w:t>订单的购票金额要合理。通常地铁采用路程计价方式，数据中最低票价为2元。</w:t>
      </w:r>
    </w:p>
    <w:p w14:paraId="714ACBC3" w14:textId="77777777" w:rsidR="00E03436" w:rsidRPr="00E03436" w:rsidRDefault="00E03436" w:rsidP="00E03436">
      <w:pPr>
        <w:spacing w:line="400" w:lineRule="exact"/>
        <w:ind w:firstLineChars="200" w:firstLine="480"/>
        <w:rPr>
          <w:rFonts w:ascii="楷体" w:eastAsia="楷体" w:hAnsi="楷体"/>
          <w:sz w:val="24"/>
          <w:szCs w:val="24"/>
        </w:rPr>
      </w:pPr>
      <w:r w:rsidRPr="00E03436">
        <w:rPr>
          <w:rFonts w:ascii="楷体" w:eastAsia="楷体" w:hAnsi="楷体" w:hint="eastAsia"/>
          <w:sz w:val="24"/>
          <w:szCs w:val="24"/>
        </w:rPr>
        <w:t>预处理之后是将原始的订单数据转化成客流数据。客流指的是一段时间内进入站点的乘客数量，使用两种时间段划分方式：以天为单位的划分和以1小时为单位的划分。前者是进行短期客流预测的训练数据和测试数据，后者是为了发现不同站点之间的相似性，缩小时间粒度以进行更精确的计算。</w:t>
      </w:r>
    </w:p>
    <w:p w14:paraId="5D77D965" w14:textId="77777777" w:rsidR="00E03436" w:rsidRPr="00E03436" w:rsidRDefault="00E03436" w:rsidP="00E03436">
      <w:pPr>
        <w:spacing w:line="400" w:lineRule="exact"/>
        <w:ind w:firstLineChars="200" w:firstLine="480"/>
        <w:rPr>
          <w:rFonts w:ascii="楷体" w:eastAsia="楷体" w:hAnsi="楷体"/>
          <w:sz w:val="24"/>
          <w:szCs w:val="24"/>
        </w:rPr>
      </w:pPr>
      <w:r w:rsidRPr="00E03436">
        <w:rPr>
          <w:rFonts w:ascii="楷体" w:eastAsia="楷体" w:hAnsi="楷体" w:hint="eastAsia"/>
          <w:sz w:val="24"/>
          <w:szCs w:val="24"/>
        </w:rPr>
        <w:t>考虑到当天气情况变差时，道路变得拥堵，这时大部分乘客会选择地铁出行，这对于地铁的客流量会造成不小的影响，也说明气象因素会对客流有影响。对于气象信息，搜集了包括天气类型，气温，风速，湿度等气象数据。</w:t>
      </w:r>
    </w:p>
    <w:p w14:paraId="59DBE4B6" w14:textId="77777777" w:rsidR="00E03436" w:rsidRPr="00E03436" w:rsidRDefault="00E03436" w:rsidP="00E03436">
      <w:pPr>
        <w:spacing w:line="400" w:lineRule="exact"/>
        <w:ind w:firstLineChars="200" w:firstLine="480"/>
        <w:rPr>
          <w:rFonts w:ascii="楷体" w:eastAsia="楷体" w:hAnsi="楷体"/>
          <w:sz w:val="24"/>
          <w:szCs w:val="24"/>
        </w:rPr>
      </w:pPr>
      <w:r w:rsidRPr="00E03436">
        <w:rPr>
          <w:rFonts w:ascii="楷体" w:eastAsia="楷体" w:hAnsi="楷体" w:hint="eastAsia"/>
          <w:sz w:val="24"/>
          <w:szCs w:val="24"/>
        </w:rPr>
        <w:t>地铁站点作为乘客上下班通勤，出行娱乐的主要交通工具，具有很强的空间特点，有学者研究发现地铁乘客的出行目的大多以上下班、上学、公务办事、私人购物等为主。因此某一个站点的客流会和其所在的位置，站点与站点之间的位置关系，站点周边的商业的特点等因素有一定关系。比如部分地铁站点，由于其地处热门商区或者住宅区，本身的客流量可能比其他站点的多一些。这些由于站点本身的属性决定的特征属于站点特征。</w:t>
      </w:r>
    </w:p>
    <w:p w14:paraId="63E1FEF8" w14:textId="77777777" w:rsidR="00E03436" w:rsidRPr="00E03436" w:rsidRDefault="00E03436" w:rsidP="00E03436">
      <w:pPr>
        <w:spacing w:line="400" w:lineRule="exact"/>
        <w:ind w:firstLineChars="200" w:firstLine="480"/>
        <w:rPr>
          <w:rFonts w:ascii="楷体" w:eastAsia="楷体" w:hAnsi="楷体"/>
          <w:sz w:val="24"/>
          <w:szCs w:val="24"/>
        </w:rPr>
      </w:pPr>
      <w:r w:rsidRPr="00E03436">
        <w:rPr>
          <w:rFonts w:ascii="楷体" w:eastAsia="楷体" w:hAnsi="楷体" w:hint="eastAsia"/>
          <w:sz w:val="24"/>
          <w:szCs w:val="24"/>
        </w:rPr>
        <w:t>同时，某一时间窗内的客流特点与该时间点的含义有一定关系。例如在火车客流分析中，节假日的出行客流较平时都会有大幅度增加，这时的时间点本身便带有了节假日的属性。例如有学者对2005年南昌客运站春运期间的客流进行了调研，发现客流在正月初二到正月初十期间是客流高峰期。因为正月初</w:t>
      </w:r>
      <w:r w:rsidRPr="00E03436">
        <w:rPr>
          <w:rFonts w:ascii="楷体" w:eastAsia="楷体" w:hAnsi="楷体" w:hint="eastAsia"/>
          <w:sz w:val="24"/>
          <w:szCs w:val="24"/>
        </w:rPr>
        <w:lastRenderedPageBreak/>
        <w:t>二到初十不仅是春节放假期间，同时也是探亲，旅游的高峰期，所以这段时间被赋予了传统节假日的含义。因此客流和时间点本身的含义有一定的关系。统计全年内所有节假日的信息作为一项数据源。</w:t>
      </w:r>
    </w:p>
    <w:p w14:paraId="6FFF5CAA" w14:textId="77777777" w:rsidR="00E03436" w:rsidRPr="00E03436" w:rsidRDefault="00E03436" w:rsidP="00E03436">
      <w:pPr>
        <w:spacing w:line="400" w:lineRule="exact"/>
        <w:ind w:firstLineChars="200" w:firstLine="480"/>
        <w:rPr>
          <w:ins w:id="16" w:author="leisurehippo" w:date="2018-01-16T21:15:00Z"/>
          <w:rFonts w:ascii="楷体" w:eastAsia="楷体" w:hAnsi="楷体"/>
          <w:sz w:val="24"/>
          <w:szCs w:val="24"/>
        </w:rPr>
      </w:pPr>
      <w:r w:rsidRPr="00E03436">
        <w:rPr>
          <w:rFonts w:ascii="楷体" w:eastAsia="楷体" w:hAnsi="楷体" w:hint="eastAsia"/>
          <w:sz w:val="24"/>
          <w:szCs w:val="24"/>
        </w:rPr>
        <w:t>除此以外，如果一个地铁站点处于商区附近且周边的商家好评较多，那么这个站点的客流量也会有一定的增加。因此，站点周边商家的评价信息也对客流量有一定的影响。根据地理位置搜集站点周边的商家在大众点评网站上的评价信息作为站点商家信息。</w:t>
      </w:r>
    </w:p>
    <w:p w14:paraId="3292C72A" w14:textId="77777777" w:rsidR="00E03436" w:rsidRDefault="00C33CCB" w:rsidP="00C33CCB">
      <w:pPr>
        <w:pStyle w:val="a"/>
      </w:pPr>
      <w:r>
        <w:rPr>
          <w:rFonts w:hint="eastAsia"/>
        </w:rPr>
        <w:t>特征工程</w:t>
      </w:r>
    </w:p>
    <w:p w14:paraId="43EF7531" w14:textId="77777777" w:rsidR="00C33CCB" w:rsidRPr="00C33CCB" w:rsidRDefault="00C33CCB" w:rsidP="00C33CCB">
      <w:pPr>
        <w:spacing w:line="400" w:lineRule="exact"/>
        <w:ind w:firstLineChars="200" w:firstLine="480"/>
        <w:rPr>
          <w:rFonts w:ascii="楷体" w:eastAsia="楷体" w:hAnsi="楷体"/>
          <w:sz w:val="24"/>
          <w:szCs w:val="24"/>
        </w:rPr>
      </w:pPr>
      <w:r w:rsidRPr="00C33CCB">
        <w:rPr>
          <w:rFonts w:ascii="楷体" w:eastAsia="楷体" w:hAnsi="楷体" w:hint="eastAsia"/>
          <w:sz w:val="24"/>
          <w:szCs w:val="24"/>
        </w:rPr>
        <w:t>以上数据源作为客流预测的基本数据源。第二步便是对搜集的数据源进行预处理和特征选择等特征工程的处理。对于特征选择来说通常从两个方面考虑来选择特征：</w:t>
      </w:r>
    </w:p>
    <w:p w14:paraId="546FB7F5" w14:textId="77777777" w:rsidR="00C33CCB" w:rsidRPr="00C33CCB" w:rsidRDefault="00C33CCB" w:rsidP="00C33CCB">
      <w:pPr>
        <w:spacing w:line="400" w:lineRule="exact"/>
        <w:ind w:firstLineChars="200" w:firstLine="480"/>
        <w:rPr>
          <w:rFonts w:ascii="楷体" w:eastAsia="楷体" w:hAnsi="楷体"/>
          <w:sz w:val="24"/>
          <w:szCs w:val="24"/>
        </w:rPr>
      </w:pPr>
      <w:r w:rsidRPr="00C33CCB">
        <w:rPr>
          <w:rFonts w:ascii="楷体" w:eastAsia="楷体" w:hAnsi="楷体"/>
          <w:sz w:val="24"/>
          <w:szCs w:val="24"/>
        </w:rPr>
        <w:t>(1)</w:t>
      </w:r>
      <w:r w:rsidRPr="00C33CCB">
        <w:rPr>
          <w:rFonts w:ascii="楷体" w:eastAsia="楷体" w:hAnsi="楷体" w:hint="eastAsia"/>
          <w:sz w:val="24"/>
          <w:szCs w:val="24"/>
        </w:rPr>
        <w:t>特征是否发散：如果一个特征不发散，例如方差接近于0，也就是说样本在这个特征上基本上没有差异，这个特征对于样本的区分并没有什么用。</w:t>
      </w:r>
    </w:p>
    <w:p w14:paraId="5CF12611" w14:textId="77777777" w:rsidR="00C33CCB" w:rsidRPr="00C33CCB" w:rsidRDefault="00C33CCB" w:rsidP="00C33CCB">
      <w:pPr>
        <w:spacing w:line="400" w:lineRule="exact"/>
        <w:ind w:firstLineChars="200" w:firstLine="480"/>
        <w:rPr>
          <w:rFonts w:ascii="楷体" w:eastAsia="楷体" w:hAnsi="楷体"/>
          <w:sz w:val="24"/>
          <w:szCs w:val="24"/>
        </w:rPr>
      </w:pPr>
      <w:r w:rsidRPr="00C33CCB">
        <w:rPr>
          <w:rFonts w:ascii="楷体" w:eastAsia="楷体" w:hAnsi="楷体"/>
          <w:sz w:val="24"/>
          <w:szCs w:val="24"/>
        </w:rPr>
        <w:t>(2)</w:t>
      </w:r>
      <w:r w:rsidRPr="00C33CCB">
        <w:rPr>
          <w:rFonts w:ascii="楷体" w:eastAsia="楷体" w:hAnsi="楷体" w:hint="eastAsia"/>
          <w:sz w:val="24"/>
          <w:szCs w:val="24"/>
        </w:rPr>
        <w:t>特征与目标的相关性：与目标相关性越</w:t>
      </w:r>
      <w:r w:rsidRPr="00C33CCB">
        <w:rPr>
          <w:rFonts w:ascii="楷体" w:eastAsia="楷体" w:hAnsi="楷体"/>
          <w:sz w:val="24"/>
          <w:szCs w:val="24"/>
        </w:rPr>
        <w:t>高的特征，</w:t>
      </w:r>
      <w:r w:rsidRPr="00C33CCB">
        <w:rPr>
          <w:rFonts w:ascii="楷体" w:eastAsia="楷体" w:hAnsi="楷体" w:hint="eastAsia"/>
          <w:sz w:val="24"/>
          <w:szCs w:val="24"/>
        </w:rPr>
        <w:t>说明</w:t>
      </w:r>
      <w:r w:rsidRPr="00C33CCB">
        <w:rPr>
          <w:rFonts w:ascii="楷体" w:eastAsia="楷体" w:hAnsi="楷体"/>
          <w:sz w:val="24"/>
          <w:szCs w:val="24"/>
        </w:rPr>
        <w:t>其重要性</w:t>
      </w:r>
      <w:r w:rsidRPr="00C33CCB">
        <w:rPr>
          <w:rFonts w:ascii="楷体" w:eastAsia="楷体" w:hAnsi="楷体" w:hint="eastAsia"/>
          <w:sz w:val="24"/>
          <w:szCs w:val="24"/>
        </w:rPr>
        <w:t>越大</w:t>
      </w:r>
      <w:r w:rsidRPr="00C33CCB">
        <w:rPr>
          <w:rFonts w:ascii="楷体" w:eastAsia="楷体" w:hAnsi="楷体"/>
          <w:sz w:val="24"/>
          <w:szCs w:val="24"/>
        </w:rPr>
        <w:t>，</w:t>
      </w:r>
      <w:r w:rsidRPr="00C33CCB">
        <w:rPr>
          <w:rFonts w:ascii="楷体" w:eastAsia="楷体" w:hAnsi="楷体" w:hint="eastAsia"/>
          <w:sz w:val="24"/>
          <w:szCs w:val="24"/>
        </w:rPr>
        <w:t>对</w:t>
      </w:r>
      <w:r w:rsidRPr="00C33CCB">
        <w:rPr>
          <w:rFonts w:ascii="楷体" w:eastAsia="楷体" w:hAnsi="楷体"/>
          <w:sz w:val="24"/>
          <w:szCs w:val="24"/>
        </w:rPr>
        <w:t>结果的影响越大，在特征选择时</w:t>
      </w:r>
      <w:r w:rsidRPr="00C33CCB">
        <w:rPr>
          <w:rFonts w:ascii="楷体" w:eastAsia="楷体" w:hAnsi="楷体" w:hint="eastAsia"/>
          <w:sz w:val="24"/>
          <w:szCs w:val="24"/>
        </w:rPr>
        <w:t>对其</w:t>
      </w:r>
      <w:r w:rsidRPr="00C33CCB">
        <w:rPr>
          <w:rFonts w:ascii="楷体" w:eastAsia="楷体" w:hAnsi="楷体"/>
          <w:sz w:val="24"/>
          <w:szCs w:val="24"/>
        </w:rPr>
        <w:t>优先选择</w:t>
      </w:r>
      <w:r w:rsidRPr="00C33CCB">
        <w:rPr>
          <w:rFonts w:ascii="楷体" w:eastAsia="楷体" w:hAnsi="楷体" w:hint="eastAsia"/>
          <w:sz w:val="24"/>
          <w:szCs w:val="24"/>
        </w:rPr>
        <w:t>。</w:t>
      </w:r>
    </w:p>
    <w:p w14:paraId="2A4E41E1" w14:textId="77777777" w:rsidR="00C33CCB" w:rsidRDefault="00C33CCB" w:rsidP="00C33CCB">
      <w:pPr>
        <w:spacing w:line="400" w:lineRule="exact"/>
        <w:ind w:firstLineChars="200" w:firstLine="480"/>
        <w:rPr>
          <w:rFonts w:ascii="楷体" w:eastAsia="楷体" w:hAnsi="楷体"/>
          <w:sz w:val="24"/>
          <w:szCs w:val="24"/>
        </w:rPr>
      </w:pPr>
      <w:r w:rsidRPr="00C33CCB">
        <w:rPr>
          <w:rFonts w:ascii="楷体" w:eastAsia="楷体" w:hAnsi="楷体" w:hint="eastAsia"/>
          <w:sz w:val="24"/>
          <w:szCs w:val="24"/>
        </w:rPr>
        <w:t>使用上述方法对部分特征进行筛选，并将最终的特征分为时间维度特征和非时间维度特征。时间维度特征包括客流量数据，气象数据，节假日信息等，非时间维度特征包括站点信息，周边商家评价等。对特征在时间维度上进行分类有助于下面模型的学习。</w:t>
      </w:r>
    </w:p>
    <w:p w14:paraId="17421734" w14:textId="77777777" w:rsidR="00F2718B" w:rsidRDefault="00F2718B" w:rsidP="00F2718B">
      <w:pPr>
        <w:pStyle w:val="a"/>
      </w:pPr>
      <w:r>
        <w:rPr>
          <w:rFonts w:hint="eastAsia"/>
        </w:rPr>
        <w:t>建模分析</w:t>
      </w:r>
    </w:p>
    <w:p w14:paraId="5D80DDC9" w14:textId="77777777" w:rsidR="00F2718B" w:rsidRPr="00F2718B" w:rsidRDefault="00F2718B" w:rsidP="00F2718B">
      <w:pPr>
        <w:spacing w:line="400" w:lineRule="exact"/>
        <w:ind w:firstLineChars="200" w:firstLine="480"/>
        <w:rPr>
          <w:rFonts w:ascii="楷体" w:eastAsia="楷体" w:hAnsi="楷体"/>
          <w:sz w:val="24"/>
          <w:szCs w:val="24"/>
        </w:rPr>
      </w:pPr>
      <w:r w:rsidRPr="00F2718B">
        <w:rPr>
          <w:rFonts w:ascii="楷体" w:eastAsia="楷体" w:hAnsi="楷体" w:hint="eastAsia"/>
          <w:sz w:val="24"/>
          <w:szCs w:val="24"/>
        </w:rPr>
        <w:t>第三步，便是对客流进行建模预测。拟采用两个步骤进行建模，一是对客流数据进行向量化表示，二是针对多源数据，同时利用向量化的客流数据设计模型进行预测。在第二步中提取的非时间维度特征不会随着时间的变化而变化，对于时间序列数据看似没有影响。但是对于一个城市内的所有地铁线路，每个站点的空间特征是不同的，因此对于不同的站点，客流数据的变化也是不一样的。这些非时间维度特征属于每个站点独特的属性，标志着每个站点的特有的特征。将这些空间特征编码进客流数据中可增加“客流量”这一数据的信息量。将原本属于数值属性的数据融入了一些相关的类别特征。</w:t>
      </w:r>
    </w:p>
    <w:p w14:paraId="33C95531" w14:textId="77777777" w:rsidR="00F2718B" w:rsidRPr="00F2718B" w:rsidRDefault="00F2718B" w:rsidP="00F2718B">
      <w:pPr>
        <w:spacing w:line="400" w:lineRule="exact"/>
        <w:ind w:firstLineChars="200" w:firstLine="480"/>
        <w:rPr>
          <w:rFonts w:ascii="楷体" w:eastAsia="楷体" w:hAnsi="楷体"/>
          <w:sz w:val="24"/>
          <w:szCs w:val="24"/>
        </w:rPr>
      </w:pPr>
      <w:r w:rsidRPr="00F2718B">
        <w:rPr>
          <w:rFonts w:ascii="楷体" w:eastAsia="楷体" w:hAnsi="楷体" w:hint="eastAsia"/>
          <w:sz w:val="24"/>
          <w:szCs w:val="24"/>
        </w:rPr>
        <w:t>在将空间特征编码进目标数据中时，利用词向量表示的思路。在自然语言处理中，一个基本问题是如何计算一段文本序列出现的概率，语言模型给出了基本解决框架。对于一段文本序列</w:t>
      </w:r>
      <w:r w:rsidRPr="00F2718B">
        <w:rPr>
          <w:rFonts w:ascii="楷体" w:eastAsia="楷体" w:hAnsi="楷体" w:hint="eastAsia"/>
          <w:position w:val="-10"/>
          <w:sz w:val="24"/>
          <w:szCs w:val="24"/>
        </w:rPr>
        <w:object w:dxaOrig="1600" w:dyaOrig="339" w14:anchorId="2039189B">
          <v:shape id="对象 4" o:spid="_x0000_i1030" type="#_x0000_t75" style="width:80.25pt;height:17.25pt;mso-wrap-style:square;mso-position-horizontal-relative:page;mso-position-vertical-relative:page" o:ole="">
            <v:fill o:detectmouseclick="t"/>
            <v:imagedata r:id="rId33" o:title=""/>
          </v:shape>
          <o:OLEObject Type="Embed" ProgID="Equation.3" ShapeID="对象 4" DrawAspect="Content" ObjectID="_1593430329" r:id="rId34">
            <o:FieldCodes>\* MERGEFORMAT</o:FieldCodes>
          </o:OLEObject>
        </w:object>
      </w:r>
      <w:r w:rsidRPr="00F2718B">
        <w:rPr>
          <w:rFonts w:ascii="楷体" w:eastAsia="楷体" w:hAnsi="楷体" w:hint="eastAsia"/>
          <w:sz w:val="24"/>
          <w:szCs w:val="24"/>
        </w:rPr>
        <w:t>，它的概率表示为</w:t>
      </w:r>
    </w:p>
    <w:p w14:paraId="4DD6053A" w14:textId="77777777" w:rsidR="00F2718B" w:rsidRPr="00F2718B" w:rsidRDefault="00F2718B" w:rsidP="00F2718B">
      <w:pPr>
        <w:spacing w:line="400" w:lineRule="exact"/>
        <w:ind w:firstLineChars="200" w:firstLine="480"/>
        <w:jc w:val="center"/>
        <w:rPr>
          <w:rFonts w:ascii="楷体" w:eastAsia="楷体" w:hAnsi="楷体"/>
          <w:sz w:val="24"/>
          <w:szCs w:val="24"/>
        </w:rPr>
      </w:pPr>
      <w:r w:rsidRPr="00F2718B">
        <w:rPr>
          <w:rFonts w:ascii="楷体" w:eastAsia="楷体" w:hAnsi="楷体" w:hint="eastAsia"/>
          <w:position w:val="-28"/>
          <w:sz w:val="24"/>
          <w:szCs w:val="24"/>
        </w:rPr>
        <w:object w:dxaOrig="7060" w:dyaOrig="679" w14:anchorId="4971B8E4">
          <v:shape id="对象 9" o:spid="_x0000_i1031" type="#_x0000_t75" style="width:353.25pt;height:33.75pt;mso-wrap-style:square;mso-position-horizontal-relative:page;mso-position-vertical-relative:page" o:ole="">
            <v:imagedata r:id="rId35" o:title=""/>
          </v:shape>
          <o:OLEObject Type="Embed" ProgID="Equation.3" ShapeID="对象 9" DrawAspect="Content" ObjectID="_1593430330" r:id="rId36">
            <o:FieldCodes>\* MERGEFORMAT</o:FieldCodes>
          </o:OLEObject>
        </w:object>
      </w:r>
    </w:p>
    <w:p w14:paraId="26936667" w14:textId="77777777" w:rsidR="00F2718B" w:rsidRPr="00F2718B" w:rsidRDefault="00F2718B" w:rsidP="00F2718B">
      <w:pPr>
        <w:spacing w:line="400" w:lineRule="exact"/>
        <w:ind w:firstLineChars="200" w:firstLine="480"/>
        <w:rPr>
          <w:rFonts w:ascii="楷体" w:eastAsia="楷体" w:hAnsi="楷体"/>
          <w:sz w:val="24"/>
          <w:szCs w:val="24"/>
        </w:rPr>
      </w:pPr>
      <w:r w:rsidRPr="00F2718B">
        <w:rPr>
          <w:rFonts w:ascii="楷体" w:eastAsia="楷体" w:hAnsi="楷体" w:hint="eastAsia"/>
          <w:sz w:val="24"/>
          <w:szCs w:val="24"/>
        </w:rPr>
        <w:lastRenderedPageBreak/>
        <w:t>即将序列的联合概率转化为一系列条件概率的乘积。考虑到巨大的参数空间，一般采用其简化版Ngram模型。常见的词向量word2vec是google在2013年推出的计算词向量的一种方式。它可以将one-hot转换为低维度的连续值，也就是稠密向量。word2vec模型其实就是简单化的神经网络。</w:t>
      </w:r>
    </w:p>
    <w:p w14:paraId="7FCC3935" w14:textId="77777777" w:rsidR="00F2718B" w:rsidRPr="00F2718B" w:rsidRDefault="00F2718B" w:rsidP="00AD384A">
      <w:pPr>
        <w:ind w:firstLineChars="200" w:firstLine="480"/>
        <w:jc w:val="center"/>
        <w:rPr>
          <w:rFonts w:ascii="楷体" w:eastAsia="楷体" w:hAnsi="楷体"/>
          <w:sz w:val="24"/>
          <w:szCs w:val="24"/>
        </w:rPr>
      </w:pPr>
      <w:r w:rsidRPr="00F2718B">
        <w:rPr>
          <w:rFonts w:ascii="楷体" w:eastAsia="楷体" w:hAnsi="楷体" w:hint="eastAsia"/>
          <w:noProof/>
          <w:sz w:val="24"/>
          <w:szCs w:val="24"/>
        </w:rPr>
        <w:drawing>
          <wp:inline distT="0" distB="0" distL="0" distR="0" wp14:anchorId="2ACEE0B7" wp14:editId="5D8F96CF">
            <wp:extent cx="3200400" cy="2484120"/>
            <wp:effectExtent l="0" t="0" r="0" b="0"/>
            <wp:docPr id="27" name="图片 27" descr="QQ截图2018011421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QQ截图201801142135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0400" cy="2484120"/>
                    </a:xfrm>
                    <a:prstGeom prst="rect">
                      <a:avLst/>
                    </a:prstGeom>
                    <a:noFill/>
                    <a:ln>
                      <a:noFill/>
                    </a:ln>
                  </pic:spPr>
                </pic:pic>
              </a:graphicData>
            </a:graphic>
          </wp:inline>
        </w:drawing>
      </w:r>
    </w:p>
    <w:p w14:paraId="58BBA482" w14:textId="77777777" w:rsidR="00F2718B" w:rsidRPr="00F2718B" w:rsidRDefault="00F2718B" w:rsidP="00F2718B">
      <w:pPr>
        <w:spacing w:line="400" w:lineRule="exact"/>
        <w:ind w:firstLineChars="200" w:firstLine="480"/>
        <w:rPr>
          <w:rFonts w:ascii="楷体" w:eastAsia="楷体" w:hAnsi="楷体"/>
          <w:sz w:val="24"/>
          <w:szCs w:val="24"/>
        </w:rPr>
      </w:pPr>
      <w:r w:rsidRPr="00F2718B">
        <w:rPr>
          <w:rFonts w:ascii="楷体" w:eastAsia="楷体" w:hAnsi="楷体" w:hint="eastAsia"/>
          <w:sz w:val="24"/>
          <w:szCs w:val="24"/>
        </w:rPr>
        <w:t>简化的模型包含三层结构，输入层，隐藏层，输出层。输入是one-hot数据，隐藏层没有激活单元，也就是线性单元，输出层维度和输入层一样。获取的词向量其实就是隐藏层的输出单元，或者说是输入层和隐藏层之间的权重。词向量的训练中，根据中心词预测上下文内容，利用隐藏层的单元表示为词向量。这样的思路同样可以用在客流数据的向量化表示中。</w:t>
      </w:r>
    </w:p>
    <w:p w14:paraId="31A2EB9D" w14:textId="77777777" w:rsidR="00F2718B" w:rsidRPr="00F2718B" w:rsidRDefault="00F2718B" w:rsidP="00F2718B">
      <w:pPr>
        <w:spacing w:line="400" w:lineRule="exact"/>
        <w:ind w:firstLineChars="200" w:firstLine="480"/>
        <w:rPr>
          <w:rFonts w:ascii="楷体" w:eastAsia="楷体" w:hAnsi="楷体"/>
          <w:sz w:val="24"/>
          <w:szCs w:val="24"/>
        </w:rPr>
      </w:pPr>
      <w:r w:rsidRPr="00F2718B">
        <w:rPr>
          <w:rFonts w:ascii="楷体" w:eastAsia="楷体" w:hAnsi="楷体" w:hint="eastAsia"/>
          <w:sz w:val="24"/>
          <w:szCs w:val="24"/>
        </w:rPr>
        <w:t>将与之相关的空间特征拼接在客流量这一数值后，训练任务同样为预测任务，即根据历史客流量和相关空间特征对下一时刻的客流进行预测。同样使用简单的神经网络模型进行训练。取隐藏层的单元表示作为客流量的向量化表示。这是相当于利用神经网络学习到了客流量和空间特征的“高级”表示。这样的表示对于后续模型的预测起到了积极地影响。</w:t>
      </w:r>
    </w:p>
    <w:p w14:paraId="5235BE73" w14:textId="77777777" w:rsidR="00F2718B" w:rsidRPr="00F2718B" w:rsidRDefault="00F2718B" w:rsidP="00F2718B">
      <w:pPr>
        <w:spacing w:line="400" w:lineRule="exact"/>
        <w:ind w:firstLineChars="200" w:firstLine="480"/>
        <w:rPr>
          <w:rFonts w:ascii="楷体" w:eastAsia="楷体" w:hAnsi="楷体"/>
          <w:sz w:val="24"/>
          <w:szCs w:val="24"/>
        </w:rPr>
      </w:pPr>
      <w:r w:rsidRPr="00F2718B">
        <w:rPr>
          <w:rFonts w:ascii="楷体" w:eastAsia="楷体" w:hAnsi="楷体" w:hint="eastAsia"/>
          <w:sz w:val="24"/>
          <w:szCs w:val="24"/>
        </w:rPr>
        <w:t>接下来，便是预测模型的设计。利用上述的方式将城市内所有的站点进行向量化表示，得到了各个站点新的时间序列数据，同时加上第二步中提取的时间维度特征，这些数据组成了模型使用的多源数据。普通的循环神经网络模型对于单一序列的学习能力较强，对于多源数据支持度不高。针对此问题，引入了注意力机制。注意力机制最早用在图像邻域，受到人类注意力机制的启发。人类观察图像的时候会将注意力集中在重要的部分。因此借鉴这样的思路，对于图像的学习不会将每个像素点同等对待，而是对于重要的部分提升更高的注意力。同样的思路可以引入到自然语言处理的领域，比如机器翻译，对于源句子，不是把每个单词都同等对待，而是翻译不同部分时对源句子的不同部分有不同的权重。</w:t>
      </w:r>
    </w:p>
    <w:p w14:paraId="72D82880" w14:textId="77777777" w:rsidR="00F2718B" w:rsidRPr="00F2718B" w:rsidRDefault="00F2718B" w:rsidP="00F2718B">
      <w:pPr>
        <w:spacing w:line="400" w:lineRule="exact"/>
        <w:ind w:firstLineChars="200" w:firstLine="480"/>
        <w:rPr>
          <w:rFonts w:ascii="楷体" w:eastAsia="楷体" w:hAnsi="楷体"/>
          <w:sz w:val="24"/>
          <w:szCs w:val="24"/>
        </w:rPr>
      </w:pPr>
      <w:r w:rsidRPr="00F2718B">
        <w:rPr>
          <w:rFonts w:ascii="楷体" w:eastAsia="楷体" w:hAnsi="楷体" w:hint="eastAsia"/>
          <w:sz w:val="24"/>
          <w:szCs w:val="24"/>
        </w:rPr>
        <w:lastRenderedPageBreak/>
        <w:t>利用注意力机制的思路，设计如图所示的模型结构。</w:t>
      </w:r>
    </w:p>
    <w:p w14:paraId="6996B7D3" w14:textId="77777777" w:rsidR="00F2718B" w:rsidRPr="00F2718B" w:rsidRDefault="00F2718B" w:rsidP="00AD384A">
      <w:pPr>
        <w:ind w:firstLineChars="200" w:firstLine="480"/>
        <w:rPr>
          <w:rFonts w:ascii="楷体" w:eastAsia="楷体" w:hAnsi="楷体"/>
          <w:sz w:val="24"/>
          <w:szCs w:val="24"/>
        </w:rPr>
      </w:pPr>
      <w:r w:rsidRPr="00F2718B">
        <w:rPr>
          <w:rFonts w:ascii="楷体" w:eastAsia="楷体" w:hAnsi="楷体" w:hint="eastAsia"/>
          <w:noProof/>
          <w:sz w:val="24"/>
          <w:szCs w:val="24"/>
        </w:rPr>
        <w:drawing>
          <wp:inline distT="0" distB="0" distL="0" distR="0" wp14:anchorId="6899643B" wp14:editId="5FA70DE3">
            <wp:extent cx="5254625" cy="1842135"/>
            <wp:effectExtent l="0" t="0" r="3175" b="5715"/>
            <wp:docPr id="26" name="图片 26" descr="QQ截图2018011423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QQ截图201801142322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4625" cy="1842135"/>
                    </a:xfrm>
                    <a:prstGeom prst="rect">
                      <a:avLst/>
                    </a:prstGeom>
                    <a:noFill/>
                    <a:ln>
                      <a:noFill/>
                    </a:ln>
                  </pic:spPr>
                </pic:pic>
              </a:graphicData>
            </a:graphic>
          </wp:inline>
        </w:drawing>
      </w:r>
    </w:p>
    <w:p w14:paraId="56170745" w14:textId="77777777" w:rsidR="00F2718B" w:rsidRDefault="00F2718B" w:rsidP="00F2718B">
      <w:pPr>
        <w:spacing w:line="400" w:lineRule="exact"/>
        <w:ind w:firstLineChars="200" w:firstLine="480"/>
        <w:rPr>
          <w:rFonts w:ascii="楷体" w:eastAsia="楷体" w:hAnsi="楷体"/>
          <w:sz w:val="24"/>
          <w:szCs w:val="24"/>
        </w:rPr>
      </w:pPr>
      <w:r w:rsidRPr="00F2718B">
        <w:rPr>
          <w:rFonts w:ascii="楷体" w:eastAsia="楷体" w:hAnsi="楷体" w:hint="eastAsia"/>
          <w:sz w:val="24"/>
          <w:szCs w:val="24"/>
        </w:rPr>
        <w:t>在输入阶段第一次引入注意力机制，自适应地学习输入之间的相互关系，学习站点之间客流数据之间的关系，可以对整个城市地铁全网的客流学习整体的相互关系。例如，如果两个站点之间存在依存关系，那么一个站点的客流变多，那么一段时间后另一个站点的客流也会变多。这里在模型的第一阶段是可以学习到这样的变化关系的。注意力机制可以关注到对目标站点影响较大的其余站点。在第二阶段，对于时间序列数据的预测，也同样引入注意力机制，将注意力放在整个序列中对目标时间点影响最大的数据上。例如可能上一时刻的数据对于下一时刻的影响较大，或者是前一天的同一时间点的客流对目标时刻客流的影响较大。第二阶段的注意力机制将对这方面的影响进行学习。这样可以利用模型自适应地学习多源数据之间的相互影响，自动找出站点与站点之间的关系，站点与气象，节日之间的关系，并以此预测出目标客流。</w:t>
      </w:r>
    </w:p>
    <w:p w14:paraId="0139708A" w14:textId="639B964C" w:rsidR="00A963B9" w:rsidRPr="00F2718B" w:rsidRDefault="00A963B9" w:rsidP="00F2718B">
      <w:pPr>
        <w:spacing w:line="400" w:lineRule="exact"/>
        <w:ind w:firstLineChars="200" w:firstLine="480"/>
        <w:rPr>
          <w:rFonts w:ascii="楷体" w:eastAsia="楷体" w:hAnsi="楷体"/>
          <w:sz w:val="24"/>
          <w:szCs w:val="24"/>
        </w:rPr>
      </w:pPr>
      <w:r w:rsidRPr="00A963B9">
        <w:rPr>
          <w:rFonts w:ascii="楷体" w:eastAsia="楷体" w:hAnsi="楷体" w:hint="eastAsia"/>
          <w:sz w:val="24"/>
          <w:szCs w:val="24"/>
        </w:rPr>
        <w:t>本课题的客流预测模块按照图6的流程，对数据源进行收集处理，分析对客流有影响的因素并形成结构化的特征；然后将客流量数据结合特征进行向量化编码；最后设计针对多源数据的神经网络模型对客流进行有效预测。</w:t>
      </w:r>
    </w:p>
    <w:p w14:paraId="4C7ED84E" w14:textId="77777777" w:rsidR="00AC4CBC" w:rsidRDefault="00870244" w:rsidP="00FC170C">
      <w:pPr>
        <w:pStyle w:val="3"/>
      </w:pPr>
      <w:r>
        <w:rPr>
          <w:rFonts w:hint="eastAsia"/>
        </w:rPr>
        <w:t>基于商家</w:t>
      </w:r>
      <w:r>
        <w:t>标签和客流的推荐模型</w:t>
      </w:r>
      <w:r>
        <w:rPr>
          <w:rFonts w:hint="eastAsia"/>
        </w:rPr>
        <w:t>构建</w:t>
      </w:r>
    </w:p>
    <w:p w14:paraId="393CF3F0" w14:textId="77777777" w:rsidR="006E1D22" w:rsidRPr="006E1D22" w:rsidRDefault="006E1D22" w:rsidP="00E57851">
      <w:pPr>
        <w:pStyle w:val="a7"/>
        <w:numPr>
          <w:ilvl w:val="2"/>
          <w:numId w:val="18"/>
        </w:numPr>
        <w:spacing w:before="240" w:after="60"/>
        <w:ind w:firstLineChars="0"/>
        <w:outlineLvl w:val="3"/>
        <w:rPr>
          <w:rFonts w:ascii="楷体" w:eastAsia="楷体" w:hAnsi="楷体" w:cstheme="majorBidi"/>
          <w:b/>
          <w:bCs/>
          <w:vanish/>
          <w:sz w:val="24"/>
          <w:szCs w:val="24"/>
        </w:rPr>
      </w:pPr>
    </w:p>
    <w:p w14:paraId="72672297" w14:textId="78650E64" w:rsidR="006E1D22" w:rsidRDefault="00982D72" w:rsidP="006E1D22">
      <w:pPr>
        <w:pStyle w:val="a"/>
      </w:pPr>
      <w:r>
        <w:rPr>
          <w:rFonts w:hint="eastAsia"/>
        </w:rPr>
        <w:t>数据</w:t>
      </w:r>
      <w:r w:rsidR="006E1D22">
        <w:rPr>
          <w:rFonts w:hint="eastAsia"/>
        </w:rPr>
        <w:t>建模方法</w:t>
      </w:r>
    </w:p>
    <w:p w14:paraId="04253809" w14:textId="77777777" w:rsidR="00982D72" w:rsidRPr="006E1D22" w:rsidRDefault="00982D72" w:rsidP="00982D72">
      <w:pPr>
        <w:spacing w:line="400" w:lineRule="exact"/>
        <w:ind w:firstLineChars="200" w:firstLine="480"/>
        <w:rPr>
          <w:rFonts w:ascii="楷体" w:eastAsia="楷体" w:hAnsi="楷体"/>
          <w:sz w:val="24"/>
          <w:szCs w:val="24"/>
        </w:rPr>
      </w:pPr>
      <w:r w:rsidRPr="006E1D22">
        <w:rPr>
          <w:rFonts w:ascii="楷体" w:eastAsia="楷体" w:hAnsi="楷体" w:hint="eastAsia"/>
          <w:sz w:val="24"/>
          <w:szCs w:val="24"/>
        </w:rPr>
        <w:t>本课题中的数据源包括用户</w:t>
      </w:r>
      <w:r>
        <w:rPr>
          <w:rFonts w:ascii="楷体" w:eastAsia="楷体" w:hAnsi="楷体" w:hint="eastAsia"/>
          <w:sz w:val="24"/>
          <w:szCs w:val="24"/>
        </w:rPr>
        <w:t>历史行为</w:t>
      </w:r>
      <w:r w:rsidRPr="006E1D22">
        <w:rPr>
          <w:rFonts w:ascii="楷体" w:eastAsia="楷体" w:hAnsi="楷体" w:hint="eastAsia"/>
          <w:sz w:val="24"/>
          <w:szCs w:val="24"/>
        </w:rPr>
        <w:t>、</w:t>
      </w:r>
      <w:r>
        <w:rPr>
          <w:rFonts w:ascii="楷体" w:eastAsia="楷体" w:hAnsi="楷体" w:hint="eastAsia"/>
          <w:sz w:val="24"/>
          <w:szCs w:val="24"/>
        </w:rPr>
        <w:t>商家信息</w:t>
      </w:r>
      <w:r w:rsidRPr="006E1D22">
        <w:rPr>
          <w:rFonts w:ascii="楷体" w:eastAsia="楷体" w:hAnsi="楷体" w:hint="eastAsia"/>
          <w:sz w:val="24"/>
          <w:szCs w:val="24"/>
        </w:rPr>
        <w:t>、</w:t>
      </w:r>
      <w:r>
        <w:rPr>
          <w:rFonts w:ascii="楷体" w:eastAsia="楷体" w:hAnsi="楷体" w:hint="eastAsia"/>
          <w:sz w:val="24"/>
          <w:szCs w:val="24"/>
        </w:rPr>
        <w:t>站点画像</w:t>
      </w:r>
      <w:r w:rsidRPr="006E1D22">
        <w:rPr>
          <w:rFonts w:ascii="楷体" w:eastAsia="楷体" w:hAnsi="楷体" w:hint="eastAsia"/>
          <w:sz w:val="24"/>
          <w:szCs w:val="24"/>
        </w:rPr>
        <w:t>、商家评论信息和站点客流量信息。</w:t>
      </w:r>
    </w:p>
    <w:p w14:paraId="22E360B4" w14:textId="77777777" w:rsidR="00982D72" w:rsidRPr="006E1D22" w:rsidRDefault="00982D72" w:rsidP="00982D72">
      <w:pPr>
        <w:spacing w:line="400" w:lineRule="exact"/>
        <w:ind w:firstLineChars="200" w:firstLine="480"/>
        <w:rPr>
          <w:rFonts w:ascii="楷体" w:eastAsia="楷体" w:hAnsi="楷体"/>
          <w:sz w:val="24"/>
          <w:szCs w:val="24"/>
        </w:rPr>
      </w:pPr>
      <w:r w:rsidRPr="006E1D22">
        <w:rPr>
          <w:rFonts w:ascii="楷体" w:eastAsia="楷体" w:hAnsi="楷体" w:hint="eastAsia"/>
          <w:sz w:val="24"/>
          <w:szCs w:val="24"/>
        </w:rPr>
        <w:t>用户</w:t>
      </w:r>
      <w:r>
        <w:rPr>
          <w:rFonts w:ascii="楷体" w:eastAsia="楷体" w:hAnsi="楷体" w:hint="eastAsia"/>
          <w:sz w:val="24"/>
          <w:szCs w:val="24"/>
        </w:rPr>
        <w:t>历史行为使用一个矩阵</w:t>
      </w:r>
      <m:oMath>
        <m:sSup>
          <m:sSupPr>
            <m:ctrlPr>
              <w:rPr>
                <w:rFonts w:ascii="Cambria Math" w:eastAsia="楷体" w:hAnsi="Cambria Math"/>
                <w:sz w:val="24"/>
                <w:szCs w:val="24"/>
              </w:rPr>
            </m:ctrlPr>
          </m:sSupPr>
          <m:e>
            <m:r>
              <w:rPr>
                <w:rFonts w:ascii="Cambria Math" w:eastAsia="楷体" w:hAnsi="Cambria Math"/>
                <w:sz w:val="24"/>
                <w:szCs w:val="24"/>
              </w:rPr>
              <m:t>R</m:t>
            </m:r>
          </m:e>
          <m:sup>
            <m:r>
              <w:rPr>
                <w:rFonts w:ascii="Cambria Math" w:eastAsia="楷体" w:hAnsi="Cambria Math"/>
                <w:sz w:val="24"/>
                <w:szCs w:val="24"/>
              </w:rPr>
              <m:t>M×N</m:t>
            </m:r>
          </m:sup>
        </m:sSup>
      </m:oMath>
      <w:r>
        <w:rPr>
          <w:rFonts w:ascii="楷体" w:eastAsia="楷体" w:hAnsi="楷体" w:hint="eastAsia"/>
          <w:sz w:val="24"/>
          <w:szCs w:val="24"/>
        </w:rPr>
        <w:t>表示，</w:t>
      </w:r>
      <m:oMath>
        <m:sSup>
          <m:sSupPr>
            <m:ctrlPr>
              <w:rPr>
                <w:rFonts w:ascii="Cambria Math" w:eastAsia="楷体" w:hAnsi="Cambria Math"/>
                <w:sz w:val="24"/>
                <w:szCs w:val="24"/>
              </w:rPr>
            </m:ctrlPr>
          </m:sSupPr>
          <m:e>
            <m:r>
              <w:rPr>
                <w:rFonts w:ascii="Cambria Math" w:eastAsia="楷体" w:hAnsi="Cambria Math"/>
                <w:sz w:val="24"/>
                <w:szCs w:val="24"/>
              </w:rPr>
              <m:t>R</m:t>
            </m:r>
          </m:e>
          <m:sup>
            <m:r>
              <w:rPr>
                <w:rFonts w:ascii="Cambria Math" w:eastAsia="楷体" w:hAnsi="Cambria Math"/>
                <w:sz w:val="24"/>
                <w:szCs w:val="24"/>
              </w:rPr>
              <m:t>M×N</m:t>
            </m:r>
          </m:sup>
        </m:sSup>
      </m:oMath>
      <w:r w:rsidRPr="006E1D22">
        <w:rPr>
          <w:rFonts w:ascii="楷体" w:eastAsia="楷体" w:hAnsi="楷体" w:hint="eastAsia"/>
          <w:sz w:val="24"/>
          <w:szCs w:val="24"/>
        </w:rPr>
        <w:t>由两种实体集合组成：M个用户集合</w:t>
      </w:r>
      <m:oMath>
        <m:r>
          <w:rPr>
            <w:rFonts w:ascii="Cambria Math" w:eastAsia="楷体" w:hAnsi="Cambria Math"/>
            <w:sz w:val="24"/>
            <w:szCs w:val="24"/>
          </w:rPr>
          <m:t>U=(</m:t>
        </m:r>
        <m:sSub>
          <m:sSubPr>
            <m:ctrlPr>
              <w:rPr>
                <w:rFonts w:ascii="Cambria Math" w:eastAsia="楷体" w:hAnsi="Cambria Math"/>
                <w:i/>
                <w:sz w:val="24"/>
                <w:szCs w:val="24"/>
              </w:rPr>
            </m:ctrlPr>
          </m:sSubPr>
          <m:e>
            <m:r>
              <w:rPr>
                <w:rFonts w:ascii="Cambria Math" w:eastAsia="楷体" w:hAnsi="Cambria Math"/>
                <w:sz w:val="24"/>
                <w:szCs w:val="24"/>
              </w:rPr>
              <m:t>u</m:t>
            </m:r>
          </m:e>
          <m:sub>
            <m:r>
              <w:rPr>
                <w:rFonts w:ascii="Cambria Math" w:eastAsia="楷体" w:hAnsi="Cambria Math"/>
                <w:sz w:val="24"/>
                <w:szCs w:val="24"/>
              </w:rPr>
              <m:t>1</m:t>
            </m:r>
          </m:sub>
        </m:sSub>
        <m:r>
          <w:rPr>
            <w:rFonts w:ascii="Cambria Math" w:eastAsia="楷体" w:hAnsi="Cambria Math"/>
            <w:sz w:val="24"/>
            <w:szCs w:val="24"/>
          </w:rPr>
          <m:t xml:space="preserve">, </m:t>
        </m:r>
        <m:sSub>
          <m:sSubPr>
            <m:ctrlPr>
              <w:rPr>
                <w:rFonts w:ascii="Cambria Math" w:eastAsia="楷体" w:hAnsi="Cambria Math"/>
                <w:i/>
                <w:sz w:val="24"/>
                <w:szCs w:val="24"/>
              </w:rPr>
            </m:ctrlPr>
          </m:sSubPr>
          <m:e>
            <m:r>
              <w:rPr>
                <w:rFonts w:ascii="Cambria Math" w:eastAsia="楷体" w:hAnsi="Cambria Math"/>
                <w:sz w:val="24"/>
                <w:szCs w:val="24"/>
              </w:rPr>
              <m:t>u</m:t>
            </m:r>
          </m:e>
          <m:sub>
            <m:r>
              <w:rPr>
                <w:rFonts w:ascii="Cambria Math" w:eastAsia="楷体" w:hAnsi="Cambria Math"/>
                <w:sz w:val="24"/>
                <w:szCs w:val="24"/>
              </w:rPr>
              <m:t>2</m:t>
            </m:r>
          </m:sub>
        </m:sSub>
        <m:r>
          <w:rPr>
            <w:rFonts w:ascii="Cambria Math" w:eastAsia="楷体" w:hAnsi="Cambria Math"/>
            <w:sz w:val="24"/>
            <w:szCs w:val="24"/>
          </w:rPr>
          <m:t>, …,</m:t>
        </m:r>
        <m:sSub>
          <m:sSubPr>
            <m:ctrlPr>
              <w:rPr>
                <w:rFonts w:ascii="Cambria Math" w:eastAsia="楷体" w:hAnsi="Cambria Math"/>
                <w:i/>
                <w:sz w:val="24"/>
                <w:szCs w:val="24"/>
              </w:rPr>
            </m:ctrlPr>
          </m:sSubPr>
          <m:e>
            <m:r>
              <w:rPr>
                <w:rFonts w:ascii="Cambria Math" w:eastAsia="楷体" w:hAnsi="Cambria Math"/>
                <w:sz w:val="24"/>
                <w:szCs w:val="24"/>
              </w:rPr>
              <m:t>u</m:t>
            </m:r>
          </m:e>
          <m:sub>
            <m:r>
              <w:rPr>
                <w:rFonts w:ascii="Cambria Math" w:eastAsia="楷体" w:hAnsi="Cambria Math"/>
                <w:sz w:val="24"/>
                <w:szCs w:val="24"/>
              </w:rPr>
              <m:t>M</m:t>
            </m:r>
          </m:sub>
        </m:sSub>
        <m:r>
          <w:rPr>
            <w:rFonts w:ascii="Cambria Math" w:eastAsia="楷体" w:hAnsi="Cambria Math"/>
            <w:sz w:val="24"/>
            <w:szCs w:val="24"/>
          </w:rPr>
          <m:t>)</m:t>
        </m:r>
      </m:oMath>
      <w:r w:rsidRPr="006E1D22">
        <w:rPr>
          <w:rFonts w:ascii="楷体" w:eastAsia="楷体" w:hAnsi="楷体" w:hint="eastAsia"/>
          <w:sz w:val="24"/>
          <w:szCs w:val="24"/>
        </w:rPr>
        <w:t>和N个商家集合</w:t>
      </w:r>
      <m:oMath>
        <m:r>
          <w:rPr>
            <w:rFonts w:ascii="Cambria Math" w:eastAsia="楷体" w:hAnsi="Cambria Math"/>
            <w:sz w:val="24"/>
            <w:szCs w:val="24"/>
          </w:rPr>
          <m:t>I=(</m:t>
        </m:r>
        <m:sSub>
          <m:sSubPr>
            <m:ctrlPr>
              <w:rPr>
                <w:rFonts w:ascii="Cambria Math" w:eastAsia="楷体" w:hAnsi="Cambria Math"/>
                <w:i/>
                <w:sz w:val="24"/>
                <w:szCs w:val="24"/>
              </w:rPr>
            </m:ctrlPr>
          </m:sSubPr>
          <m:e>
            <m:r>
              <w:rPr>
                <w:rFonts w:ascii="Cambria Math" w:eastAsia="楷体" w:hAnsi="Cambria Math"/>
                <w:sz w:val="24"/>
                <w:szCs w:val="24"/>
              </w:rPr>
              <m:t>i</m:t>
            </m:r>
          </m:e>
          <m:sub>
            <m:r>
              <w:rPr>
                <w:rFonts w:ascii="Cambria Math" w:eastAsia="楷体" w:hAnsi="Cambria Math"/>
                <w:sz w:val="24"/>
                <w:szCs w:val="24"/>
              </w:rPr>
              <m:t>1</m:t>
            </m:r>
          </m:sub>
        </m:sSub>
        <m:r>
          <w:rPr>
            <w:rFonts w:ascii="Cambria Math" w:eastAsia="楷体" w:hAnsi="Cambria Math"/>
            <w:sz w:val="24"/>
            <w:szCs w:val="24"/>
          </w:rPr>
          <m:t xml:space="preserve">, </m:t>
        </m:r>
        <m:sSub>
          <m:sSubPr>
            <m:ctrlPr>
              <w:rPr>
                <w:rFonts w:ascii="Cambria Math" w:eastAsia="楷体" w:hAnsi="Cambria Math"/>
                <w:i/>
                <w:sz w:val="24"/>
                <w:szCs w:val="24"/>
              </w:rPr>
            </m:ctrlPr>
          </m:sSubPr>
          <m:e>
            <m:r>
              <w:rPr>
                <w:rFonts w:ascii="Cambria Math" w:eastAsia="楷体" w:hAnsi="Cambria Math"/>
                <w:sz w:val="24"/>
                <w:szCs w:val="24"/>
              </w:rPr>
              <m:t>i</m:t>
            </m:r>
          </m:e>
          <m:sub>
            <m:r>
              <w:rPr>
                <w:rFonts w:ascii="Cambria Math" w:eastAsia="楷体" w:hAnsi="Cambria Math"/>
                <w:sz w:val="24"/>
                <w:szCs w:val="24"/>
              </w:rPr>
              <m:t>2</m:t>
            </m:r>
          </m:sub>
        </m:sSub>
        <m:r>
          <w:rPr>
            <w:rFonts w:ascii="Cambria Math" w:eastAsia="楷体" w:hAnsi="Cambria Math"/>
            <w:sz w:val="24"/>
            <w:szCs w:val="24"/>
          </w:rPr>
          <m:t>, …,</m:t>
        </m:r>
        <m:sSub>
          <m:sSubPr>
            <m:ctrlPr>
              <w:rPr>
                <w:rFonts w:ascii="Cambria Math" w:eastAsia="楷体" w:hAnsi="Cambria Math"/>
                <w:i/>
                <w:sz w:val="24"/>
                <w:szCs w:val="24"/>
              </w:rPr>
            </m:ctrlPr>
          </m:sSubPr>
          <m:e>
            <m:r>
              <w:rPr>
                <w:rFonts w:ascii="Cambria Math" w:eastAsia="楷体" w:hAnsi="Cambria Math"/>
                <w:sz w:val="24"/>
                <w:szCs w:val="24"/>
              </w:rPr>
              <m:t>i</m:t>
            </m:r>
          </m:e>
          <m:sub>
            <m:r>
              <w:rPr>
                <w:rFonts w:ascii="Cambria Math" w:eastAsia="楷体" w:hAnsi="Cambria Math"/>
                <w:sz w:val="24"/>
                <w:szCs w:val="24"/>
              </w:rPr>
              <m:t>N</m:t>
            </m:r>
          </m:sub>
        </m:sSub>
        <m:r>
          <w:rPr>
            <w:rFonts w:ascii="Cambria Math" w:eastAsia="楷体" w:hAnsi="Cambria Math"/>
            <w:sz w:val="24"/>
            <w:szCs w:val="24"/>
          </w:rPr>
          <m:t>)</m:t>
        </m:r>
      </m:oMath>
      <w:r w:rsidRPr="006E1D22">
        <w:rPr>
          <w:rFonts w:ascii="楷体" w:eastAsia="楷体" w:hAnsi="楷体" w:hint="eastAsia"/>
          <w:sz w:val="24"/>
          <w:szCs w:val="24"/>
        </w:rPr>
        <w:t>，</w:t>
      </w:r>
      <m:oMath>
        <m:sSup>
          <m:sSupPr>
            <m:ctrlPr>
              <w:rPr>
                <w:rFonts w:ascii="Cambria Math" w:eastAsia="楷体" w:hAnsi="Cambria Math"/>
                <w:sz w:val="24"/>
                <w:szCs w:val="24"/>
              </w:rPr>
            </m:ctrlPr>
          </m:sSupPr>
          <m:e>
            <m:r>
              <w:rPr>
                <w:rFonts w:ascii="Cambria Math" w:eastAsia="楷体" w:hAnsi="Cambria Math"/>
                <w:sz w:val="24"/>
                <w:szCs w:val="24"/>
              </w:rPr>
              <m:t>R</m:t>
            </m:r>
          </m:e>
          <m:sup>
            <m:r>
              <w:rPr>
                <w:rFonts w:ascii="Cambria Math" w:eastAsia="楷体" w:hAnsi="Cambria Math"/>
                <w:sz w:val="24"/>
                <w:szCs w:val="24"/>
              </w:rPr>
              <m:t>M×N</m:t>
            </m:r>
          </m:sup>
        </m:sSup>
      </m:oMath>
      <w:r w:rsidRPr="006E1D22">
        <w:rPr>
          <w:rFonts w:ascii="楷体" w:eastAsia="楷体" w:hAnsi="楷体" w:hint="eastAsia"/>
          <w:sz w:val="24"/>
          <w:szCs w:val="24"/>
        </w:rPr>
        <w:t>中的每一项</w:t>
      </w:r>
      <m:oMath>
        <m:sSub>
          <m:sSubPr>
            <m:ctrlPr>
              <w:rPr>
                <w:rFonts w:ascii="Cambria Math" w:eastAsia="楷体" w:hAnsi="Cambria Math"/>
                <w:sz w:val="24"/>
                <w:szCs w:val="24"/>
              </w:rPr>
            </m:ctrlPr>
          </m:sSubPr>
          <m:e>
            <m:r>
              <w:rPr>
                <w:rFonts w:ascii="Cambria Math" w:eastAsia="楷体" w:hAnsi="Cambria Math"/>
                <w:sz w:val="24"/>
                <w:szCs w:val="24"/>
              </w:rPr>
              <m:t>r</m:t>
            </m:r>
          </m:e>
          <m:sub>
            <m:r>
              <w:rPr>
                <w:rFonts w:ascii="Cambria Math" w:eastAsia="楷体" w:hAnsi="Cambria Math"/>
                <w:sz w:val="24"/>
                <w:szCs w:val="24"/>
              </w:rPr>
              <m:t>ij</m:t>
            </m:r>
          </m:sub>
        </m:sSub>
      </m:oMath>
      <w:r w:rsidRPr="006E1D22">
        <w:rPr>
          <w:rFonts w:ascii="楷体" w:eastAsia="楷体" w:hAnsi="楷体" w:hint="eastAsia"/>
          <w:sz w:val="24"/>
          <w:szCs w:val="24"/>
        </w:rPr>
        <w:t>是用户</w:t>
      </w:r>
      <m:oMath>
        <m:r>
          <w:rPr>
            <w:rFonts w:ascii="Cambria Math" w:eastAsia="楷体" w:hAnsi="Cambria Math" w:hint="eastAsia"/>
            <w:sz w:val="24"/>
            <w:szCs w:val="24"/>
          </w:rPr>
          <m:t>i</m:t>
        </m:r>
      </m:oMath>
      <w:r w:rsidRPr="006E1D22">
        <w:rPr>
          <w:rFonts w:ascii="楷体" w:eastAsia="楷体" w:hAnsi="楷体" w:hint="eastAsia"/>
          <w:sz w:val="24"/>
          <w:szCs w:val="24"/>
        </w:rPr>
        <w:t>对商家</w:t>
      </w:r>
      <m:oMath>
        <m:r>
          <w:rPr>
            <w:rFonts w:ascii="Cambria Math" w:eastAsia="楷体" w:hAnsi="Cambria Math"/>
            <w:sz w:val="24"/>
            <w:szCs w:val="24"/>
          </w:rPr>
          <m:t>j</m:t>
        </m:r>
      </m:oMath>
      <w:r w:rsidRPr="006E1D22">
        <w:rPr>
          <w:rFonts w:ascii="楷体" w:eastAsia="楷体" w:hAnsi="楷体" w:hint="eastAsia"/>
          <w:sz w:val="24"/>
          <w:szCs w:val="24"/>
        </w:rPr>
        <w:t>的评分。原则上</w:t>
      </w:r>
      <m:oMath>
        <m:sSub>
          <m:sSubPr>
            <m:ctrlPr>
              <w:rPr>
                <w:rFonts w:ascii="Cambria Math" w:eastAsia="楷体" w:hAnsi="Cambria Math"/>
                <w:sz w:val="24"/>
                <w:szCs w:val="24"/>
              </w:rPr>
            </m:ctrlPr>
          </m:sSubPr>
          <m:e>
            <m:r>
              <w:rPr>
                <w:rFonts w:ascii="Cambria Math" w:eastAsia="楷体" w:hAnsi="Cambria Math"/>
                <w:sz w:val="24"/>
                <w:szCs w:val="24"/>
              </w:rPr>
              <m:t>r</m:t>
            </m:r>
          </m:e>
          <m:sub>
            <m:r>
              <w:rPr>
                <w:rFonts w:ascii="Cambria Math" w:eastAsia="楷体" w:hAnsi="Cambria Math"/>
                <w:sz w:val="24"/>
                <w:szCs w:val="24"/>
              </w:rPr>
              <m:t>ij</m:t>
            </m:r>
          </m:sub>
        </m:sSub>
      </m:oMath>
      <w:r w:rsidRPr="006E1D22">
        <w:rPr>
          <w:rFonts w:ascii="楷体" w:eastAsia="楷体" w:hAnsi="楷体" w:hint="eastAsia"/>
          <w:sz w:val="24"/>
          <w:szCs w:val="24"/>
        </w:rPr>
        <w:t>可以是任意的实数，但本课题中评分为正数，并且</w:t>
      </w:r>
      <m:oMath>
        <m:sSub>
          <m:sSubPr>
            <m:ctrlPr>
              <w:rPr>
                <w:rFonts w:ascii="Cambria Math" w:eastAsia="楷体" w:hAnsi="Cambria Math"/>
                <w:i/>
                <w:sz w:val="24"/>
                <w:szCs w:val="24"/>
              </w:rPr>
            </m:ctrlPr>
          </m:sSubPr>
          <m:e>
            <m:r>
              <w:rPr>
                <w:rFonts w:ascii="Cambria Math" w:eastAsia="楷体" w:hAnsi="Cambria Math"/>
                <w:sz w:val="24"/>
                <w:szCs w:val="24"/>
              </w:rPr>
              <m:t>r</m:t>
            </m:r>
          </m:e>
          <m:sub>
            <m:r>
              <w:rPr>
                <w:rFonts w:ascii="Cambria Math" w:eastAsia="楷体" w:hAnsi="Cambria Math"/>
                <w:sz w:val="24"/>
                <w:szCs w:val="24"/>
              </w:rPr>
              <m:t>ij</m:t>
            </m:r>
          </m:sub>
        </m:sSub>
        <m:r>
          <w:rPr>
            <w:rFonts w:ascii="Cambria Math" w:eastAsia="楷体" w:hAnsi="Cambria Math"/>
            <w:sz w:val="24"/>
            <w:szCs w:val="24"/>
          </w:rPr>
          <m:t>ϵ{0, 1, 2, 3, 4, 5}</m:t>
        </m:r>
      </m:oMath>
      <w:r w:rsidRPr="006E1D22">
        <w:rPr>
          <w:rFonts w:ascii="楷体" w:eastAsia="楷体" w:hAnsi="楷体" w:hint="eastAsia"/>
          <w:sz w:val="24"/>
          <w:szCs w:val="24"/>
        </w:rPr>
        <w:t>，其中0值代表用户未对此商家进行评分，评分值越高代表用户对商家越满意。根据用户-商家评分矩阵，用户的历史行为信息可以表示成</w:t>
      </w:r>
      <m:oMath>
        <m:sSub>
          <m:sSubPr>
            <m:ctrlPr>
              <w:rPr>
                <w:rFonts w:ascii="Cambria Math" w:eastAsia="楷体" w:hAnsi="Cambria Math"/>
                <w:i/>
                <w:sz w:val="24"/>
                <w:szCs w:val="24"/>
              </w:rPr>
            </m:ctrlPr>
          </m:sSubPr>
          <m:e>
            <m:r>
              <w:rPr>
                <w:rFonts w:ascii="Cambria Math" w:eastAsia="楷体" w:hAnsi="Cambria Math"/>
                <w:sz w:val="24"/>
                <w:szCs w:val="24"/>
              </w:rPr>
              <m:t>u</m:t>
            </m:r>
          </m:e>
          <m:sub>
            <m:r>
              <w:rPr>
                <w:rFonts w:ascii="Cambria Math" w:eastAsia="楷体" w:hAnsi="Cambria Math"/>
                <w:sz w:val="24"/>
                <w:szCs w:val="24"/>
              </w:rPr>
              <m:t>i</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r</m:t>
            </m:r>
          </m:e>
          <m:sub>
            <m:r>
              <w:rPr>
                <w:rFonts w:ascii="Cambria Math" w:eastAsia="楷体" w:hAnsi="Cambria Math"/>
                <w:sz w:val="24"/>
                <w:szCs w:val="24"/>
              </w:rPr>
              <m:t>i1</m:t>
            </m:r>
          </m:sub>
        </m:sSub>
        <m:r>
          <w:rPr>
            <w:rFonts w:ascii="Cambria Math" w:eastAsia="楷体" w:hAnsi="Cambria Math"/>
            <w:sz w:val="24"/>
            <w:szCs w:val="24"/>
          </w:rPr>
          <m:t xml:space="preserve">, </m:t>
        </m:r>
        <m:sSub>
          <m:sSubPr>
            <m:ctrlPr>
              <w:rPr>
                <w:rFonts w:ascii="Cambria Math" w:eastAsia="楷体" w:hAnsi="Cambria Math"/>
                <w:i/>
                <w:sz w:val="24"/>
                <w:szCs w:val="24"/>
              </w:rPr>
            </m:ctrlPr>
          </m:sSubPr>
          <m:e>
            <m:r>
              <w:rPr>
                <w:rFonts w:ascii="Cambria Math" w:eastAsia="楷体" w:hAnsi="Cambria Math"/>
                <w:sz w:val="24"/>
                <w:szCs w:val="24"/>
              </w:rPr>
              <m:t>r</m:t>
            </m:r>
          </m:e>
          <m:sub>
            <m:r>
              <w:rPr>
                <w:rFonts w:ascii="Cambria Math" w:eastAsia="楷体" w:hAnsi="Cambria Math"/>
                <w:sz w:val="24"/>
                <w:szCs w:val="24"/>
              </w:rPr>
              <m:t>i2</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r</m:t>
            </m:r>
          </m:e>
          <m:sub>
            <m:r>
              <w:rPr>
                <w:rFonts w:ascii="Cambria Math" w:eastAsia="楷体" w:hAnsi="Cambria Math"/>
                <w:sz w:val="24"/>
                <w:szCs w:val="24"/>
              </w:rPr>
              <m:t>ij</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r</m:t>
            </m:r>
          </m:e>
          <m:sub>
            <m:r>
              <w:rPr>
                <w:rFonts w:ascii="Cambria Math" w:eastAsia="楷体" w:hAnsi="Cambria Math"/>
                <w:sz w:val="24"/>
                <w:szCs w:val="24"/>
              </w:rPr>
              <m:t>i</m:t>
            </m:r>
            <m:r>
              <w:rPr>
                <w:rFonts w:ascii="Cambria Math" w:eastAsia="楷体" w:hAnsi="Cambria Math" w:hint="eastAsia"/>
                <w:sz w:val="24"/>
                <w:szCs w:val="24"/>
              </w:rPr>
              <m:t>N</m:t>
            </m:r>
          </m:sub>
        </m:sSub>
        <m:r>
          <w:rPr>
            <w:rFonts w:ascii="Cambria Math" w:eastAsia="楷体" w:hAnsi="Cambria Math"/>
            <w:sz w:val="24"/>
            <w:szCs w:val="24"/>
          </w:rPr>
          <m:t>)</m:t>
        </m:r>
      </m:oMath>
      <w:r>
        <w:rPr>
          <w:rFonts w:ascii="楷体" w:eastAsia="楷体" w:hAnsi="楷体" w:hint="eastAsia"/>
          <w:sz w:val="24"/>
          <w:szCs w:val="24"/>
        </w:rPr>
        <w:t>。</w:t>
      </w:r>
    </w:p>
    <w:p w14:paraId="08018C0C" w14:textId="77777777" w:rsidR="00982D72" w:rsidRPr="006E1D22" w:rsidRDefault="00982D72" w:rsidP="00982D72">
      <w:pPr>
        <w:spacing w:line="400" w:lineRule="exact"/>
        <w:ind w:firstLineChars="200" w:firstLine="480"/>
        <w:rPr>
          <w:rFonts w:ascii="楷体" w:eastAsia="楷体" w:hAnsi="楷体"/>
          <w:sz w:val="24"/>
          <w:szCs w:val="24"/>
        </w:rPr>
      </w:pPr>
      <w:r w:rsidRPr="006E1D22">
        <w:rPr>
          <w:rFonts w:ascii="楷体" w:eastAsia="楷体" w:hAnsi="楷体" w:hint="eastAsia"/>
          <w:sz w:val="24"/>
          <w:szCs w:val="24"/>
        </w:rPr>
        <w:lastRenderedPageBreak/>
        <w:t>用户属性信息即除了用户历史行为之外的其他特征，包括职业、爱好和年龄等基本特征，和从历史行为中统计出来的统计特征，如经常去的商家类型、历史消费平均值等。这些特征中既有离散值，又有连续值。对于离散值，使用one-hot进行编码，将特征值转化成01向量的形式；对于连续值</w:t>
      </w:r>
      <m:oMath>
        <m:r>
          <w:rPr>
            <w:rFonts w:ascii="Cambria Math" w:eastAsia="楷体" w:hAnsi="Cambria Math"/>
            <w:sz w:val="24"/>
            <w:szCs w:val="24"/>
          </w:rPr>
          <m:t>x</m:t>
        </m:r>
      </m:oMath>
      <w:r w:rsidRPr="006E1D22">
        <w:rPr>
          <w:rFonts w:ascii="楷体" w:eastAsia="楷体" w:hAnsi="楷体" w:hint="eastAsia"/>
          <w:sz w:val="24"/>
          <w:szCs w:val="24"/>
        </w:rPr>
        <w:t>，除了使用原始值，还加入</w:t>
      </w:r>
      <m:oMath>
        <m:rad>
          <m:radPr>
            <m:degHide m:val="1"/>
            <m:ctrlPr>
              <w:rPr>
                <w:rFonts w:ascii="Cambria Math" w:eastAsia="楷体" w:hAnsi="Cambria Math"/>
                <w:i/>
                <w:sz w:val="24"/>
                <w:szCs w:val="24"/>
              </w:rPr>
            </m:ctrlPr>
          </m:radPr>
          <m:deg/>
          <m:e>
            <m:r>
              <w:rPr>
                <w:rFonts w:ascii="Cambria Math" w:eastAsia="楷体" w:hAnsi="Cambria Math"/>
                <w:sz w:val="24"/>
                <w:szCs w:val="24"/>
              </w:rPr>
              <m:t>x</m:t>
            </m:r>
          </m:e>
        </m:rad>
        <m:r>
          <m:rPr>
            <m:sty m:val="p"/>
          </m:rPr>
          <w:rPr>
            <w:rFonts w:ascii="Cambria Math" w:eastAsia="楷体" w:hAnsi="Cambria Math" w:hint="eastAsia"/>
            <w:sz w:val="24"/>
            <w:szCs w:val="24"/>
          </w:rPr>
          <m:t>、</m:t>
        </m:r>
        <m:sSup>
          <m:sSupPr>
            <m:ctrlPr>
              <w:rPr>
                <w:rFonts w:ascii="Cambria Math" w:eastAsia="楷体" w:hAnsi="Cambria Math"/>
                <w:i/>
                <w:sz w:val="24"/>
                <w:szCs w:val="24"/>
              </w:rPr>
            </m:ctrlPr>
          </m:sSupPr>
          <m:e>
            <m:r>
              <w:rPr>
                <w:rFonts w:ascii="Cambria Math" w:eastAsia="楷体" w:hAnsi="Cambria Math"/>
                <w:sz w:val="24"/>
                <w:szCs w:val="24"/>
              </w:rPr>
              <m:t>x</m:t>
            </m:r>
          </m:e>
          <m:sup>
            <m:r>
              <w:rPr>
                <w:rFonts w:ascii="Cambria Math" w:eastAsia="楷体" w:hAnsi="Cambria Math"/>
                <w:sz w:val="24"/>
                <w:szCs w:val="24"/>
              </w:rPr>
              <m:t>2</m:t>
            </m:r>
          </m:sup>
        </m:sSup>
      </m:oMath>
      <w:r w:rsidRPr="006E1D22">
        <w:rPr>
          <w:rFonts w:ascii="楷体" w:eastAsia="楷体" w:hAnsi="楷体" w:hint="eastAsia"/>
          <w:sz w:val="24"/>
          <w:szCs w:val="24"/>
        </w:rPr>
        <w:t>等子特征，加强特征的非线性表示能力；一部分动态的连续值可以进行离散化，加强模型的稳定性，如对年龄进行离散化，将年龄分成2</w:t>
      </w:r>
      <w:r w:rsidRPr="006E1D22">
        <w:rPr>
          <w:rFonts w:ascii="楷体" w:eastAsia="楷体" w:hAnsi="楷体"/>
          <w:sz w:val="24"/>
          <w:szCs w:val="24"/>
        </w:rPr>
        <w:t>0</w:t>
      </w:r>
      <w:r w:rsidRPr="006E1D22">
        <w:rPr>
          <w:rFonts w:ascii="楷体" w:eastAsia="楷体" w:hAnsi="楷体" w:hint="eastAsia"/>
          <w:sz w:val="24"/>
          <w:szCs w:val="24"/>
        </w:rPr>
        <w:t>~</w:t>
      </w:r>
      <w:r w:rsidRPr="006E1D22">
        <w:rPr>
          <w:rFonts w:ascii="楷体" w:eastAsia="楷体" w:hAnsi="楷体"/>
          <w:sz w:val="24"/>
          <w:szCs w:val="24"/>
        </w:rPr>
        <w:t>30</w:t>
      </w:r>
      <w:r w:rsidRPr="006E1D22">
        <w:rPr>
          <w:rFonts w:ascii="楷体" w:eastAsia="楷体" w:hAnsi="楷体" w:hint="eastAsia"/>
          <w:sz w:val="24"/>
          <w:szCs w:val="24"/>
        </w:rPr>
        <w:t>等区间，用户年龄增长1岁并不会对模型造成影响。</w:t>
      </w:r>
    </w:p>
    <w:p w14:paraId="3E6653BE" w14:textId="77777777" w:rsidR="00982D72" w:rsidRDefault="00982D72" w:rsidP="00982D72">
      <w:pPr>
        <w:spacing w:line="400" w:lineRule="exact"/>
        <w:ind w:firstLineChars="200" w:firstLine="480"/>
        <w:rPr>
          <w:rFonts w:ascii="楷体" w:eastAsia="楷体" w:hAnsi="楷体"/>
          <w:sz w:val="24"/>
          <w:szCs w:val="24"/>
        </w:rPr>
      </w:pPr>
      <w:r w:rsidRPr="006E1D22">
        <w:rPr>
          <w:rFonts w:ascii="楷体" w:eastAsia="楷体" w:hAnsi="楷体" w:hint="eastAsia"/>
          <w:sz w:val="24"/>
          <w:szCs w:val="24"/>
        </w:rPr>
        <w:t>商家信息包括商家的类型、商家标签、人均消费价格、商家所处的站点等基本特征，除此之外，还包括大量的用户对于商家的评论文本。这些评论之中包含了大量的有用信息，如果能有效地加以利用，可以大量提升模型的效果。本</w:t>
      </w:r>
      <w:r>
        <w:rPr>
          <w:rFonts w:ascii="楷体" w:eastAsia="楷体" w:hAnsi="楷体" w:hint="eastAsia"/>
          <w:sz w:val="24"/>
          <w:szCs w:val="24"/>
        </w:rPr>
        <w:t>研究点</w:t>
      </w:r>
      <w:r w:rsidRPr="006E1D22">
        <w:rPr>
          <w:rFonts w:ascii="楷体" w:eastAsia="楷体" w:hAnsi="楷体" w:hint="eastAsia"/>
          <w:sz w:val="24"/>
          <w:szCs w:val="24"/>
        </w:rPr>
        <w:t>利用循环神经网络对评论文本进行建模，挖掘出评论中对推荐有用的隐含的信息。</w:t>
      </w:r>
    </w:p>
    <w:p w14:paraId="76A78061" w14:textId="77777777" w:rsidR="00982D72" w:rsidRPr="006E1D22" w:rsidRDefault="00982D72" w:rsidP="00982D72">
      <w:pPr>
        <w:spacing w:line="400" w:lineRule="exact"/>
        <w:ind w:firstLineChars="200" w:firstLine="480"/>
        <w:rPr>
          <w:rFonts w:ascii="楷体" w:eastAsia="楷体" w:hAnsi="楷体"/>
          <w:sz w:val="24"/>
          <w:szCs w:val="24"/>
        </w:rPr>
      </w:pPr>
      <w:r w:rsidRPr="006E1D22">
        <w:rPr>
          <w:rFonts w:ascii="楷体" w:eastAsia="楷体" w:hAnsi="楷体" w:hint="eastAsia"/>
          <w:sz w:val="24"/>
          <w:szCs w:val="24"/>
        </w:rPr>
        <w:t>站点客流量对用户的出行体验有重要的影响</w:t>
      </w:r>
      <w:r>
        <w:rPr>
          <w:rFonts w:ascii="楷体" w:eastAsia="楷体" w:hAnsi="楷体" w:hint="eastAsia"/>
          <w:sz w:val="24"/>
          <w:szCs w:val="24"/>
        </w:rPr>
        <w:t>，</w:t>
      </w:r>
      <w:r w:rsidRPr="006E1D22">
        <w:rPr>
          <w:rFonts w:ascii="楷体" w:eastAsia="楷体" w:hAnsi="楷体" w:hint="eastAsia"/>
          <w:sz w:val="24"/>
          <w:szCs w:val="24"/>
        </w:rPr>
        <w:t>假设有S</w:t>
      </w:r>
      <w:r>
        <w:rPr>
          <w:rFonts w:ascii="楷体" w:eastAsia="楷体" w:hAnsi="楷体" w:hint="eastAsia"/>
          <w:sz w:val="24"/>
          <w:szCs w:val="24"/>
        </w:rPr>
        <w:t>个</w:t>
      </w:r>
      <w:r w:rsidRPr="006E1D22">
        <w:rPr>
          <w:rFonts w:ascii="楷体" w:eastAsia="楷体" w:hAnsi="楷体" w:hint="eastAsia"/>
          <w:sz w:val="24"/>
          <w:szCs w:val="24"/>
        </w:rPr>
        <w:t>站点，站点集合可以表示成</w:t>
      </w:r>
      <m:oMath>
        <m:r>
          <w:rPr>
            <w:rFonts w:ascii="Cambria Math" w:eastAsia="楷体" w:hAnsi="Cambria Math"/>
            <w:sz w:val="24"/>
            <w:szCs w:val="24"/>
          </w:rPr>
          <m:t>V=(</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1</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2</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S</m:t>
            </m:r>
          </m:sub>
        </m:sSub>
        <m:r>
          <w:rPr>
            <w:rFonts w:ascii="Cambria Math" w:eastAsia="楷体" w:hAnsi="Cambria Math"/>
            <w:sz w:val="24"/>
            <w:szCs w:val="24"/>
          </w:rPr>
          <m:t>)</m:t>
        </m:r>
      </m:oMath>
      <w:r w:rsidRPr="006E1D22">
        <w:rPr>
          <w:rFonts w:ascii="楷体" w:eastAsia="楷体" w:hAnsi="楷体" w:hint="eastAsia"/>
          <w:sz w:val="24"/>
          <w:szCs w:val="24"/>
        </w:rPr>
        <w:t>，</w:t>
      </w:r>
      <m:oMath>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k</m:t>
            </m:r>
          </m:sub>
        </m:sSub>
      </m:oMath>
      <w:r w:rsidRPr="006E1D22">
        <w:rPr>
          <w:rFonts w:ascii="楷体" w:eastAsia="楷体" w:hAnsi="楷体" w:hint="eastAsia"/>
          <w:sz w:val="24"/>
          <w:szCs w:val="24"/>
        </w:rPr>
        <w:t>代表站点k客流量的具体值。推荐模型计算出用户</w:t>
      </w:r>
      <m:oMath>
        <m:sSub>
          <m:sSubPr>
            <m:ctrlPr>
              <w:rPr>
                <w:rFonts w:ascii="Cambria Math" w:eastAsia="楷体" w:hAnsi="Cambria Math"/>
                <w:i/>
                <w:sz w:val="24"/>
                <w:szCs w:val="24"/>
              </w:rPr>
            </m:ctrlPr>
          </m:sSubPr>
          <m:e>
            <m:r>
              <w:rPr>
                <w:rFonts w:ascii="Cambria Math" w:eastAsia="楷体" w:hAnsi="Cambria Math"/>
                <w:sz w:val="24"/>
                <w:szCs w:val="24"/>
              </w:rPr>
              <m:t>u</m:t>
            </m:r>
          </m:e>
          <m:sub>
            <m:r>
              <w:rPr>
                <w:rFonts w:ascii="Cambria Math" w:eastAsia="楷体" w:hAnsi="Cambria Math"/>
                <w:sz w:val="24"/>
                <w:szCs w:val="24"/>
              </w:rPr>
              <m:t>i</m:t>
            </m:r>
          </m:sub>
        </m:sSub>
      </m:oMath>
      <w:r w:rsidRPr="006E1D22">
        <w:rPr>
          <w:rFonts w:ascii="楷体" w:eastAsia="楷体" w:hAnsi="楷体" w:hint="eastAsia"/>
          <w:sz w:val="24"/>
          <w:szCs w:val="24"/>
        </w:rPr>
        <w:t>去往</w:t>
      </w:r>
      <w:r>
        <w:rPr>
          <w:rFonts w:ascii="楷体" w:eastAsia="楷体" w:hAnsi="楷体" w:hint="eastAsia"/>
          <w:sz w:val="24"/>
          <w:szCs w:val="24"/>
        </w:rPr>
        <w:t>站点</w:t>
      </w:r>
      <m:oMath>
        <m:sSub>
          <m:sSubPr>
            <m:ctrlPr>
              <w:rPr>
                <w:rFonts w:ascii="Cambria Math" w:eastAsia="楷体" w:hAnsi="Cambria Math"/>
                <w:i/>
                <w:sz w:val="24"/>
                <w:szCs w:val="24"/>
              </w:rPr>
            </m:ctrlPr>
          </m:sSubPr>
          <m:e>
            <m:r>
              <w:rPr>
                <w:rFonts w:ascii="Cambria Math" w:eastAsia="楷体" w:hAnsi="Cambria Math"/>
                <w:sz w:val="24"/>
                <w:szCs w:val="24"/>
              </w:rPr>
              <m:t>s</m:t>
            </m:r>
          </m:e>
          <m:sub>
            <m:r>
              <w:rPr>
                <w:rFonts w:ascii="Cambria Math" w:eastAsia="楷体" w:hAnsi="Cambria Math"/>
                <w:sz w:val="24"/>
                <w:szCs w:val="24"/>
              </w:rPr>
              <m:t>j</m:t>
            </m:r>
          </m:sub>
        </m:sSub>
      </m:oMath>
      <w:r w:rsidRPr="006E1D22">
        <w:rPr>
          <w:rFonts w:ascii="楷体" w:eastAsia="楷体" w:hAnsi="楷体" w:hint="eastAsia"/>
          <w:sz w:val="24"/>
          <w:szCs w:val="24"/>
        </w:rPr>
        <w:t>的可能性为</w:t>
      </w:r>
      <m:oMath>
        <m:sSub>
          <m:sSubPr>
            <m:ctrlPr>
              <w:rPr>
                <w:rFonts w:ascii="Cambria Math" w:eastAsia="楷体" w:hAnsi="Cambria Math"/>
                <w:i/>
                <w:sz w:val="24"/>
                <w:szCs w:val="24"/>
              </w:rPr>
            </m:ctrlPr>
          </m:sSubPr>
          <m:e>
            <m:r>
              <w:rPr>
                <w:rFonts w:ascii="Cambria Math" w:eastAsia="楷体" w:hAnsi="Cambria Math" w:hint="eastAsia"/>
                <w:sz w:val="24"/>
                <w:szCs w:val="24"/>
              </w:rPr>
              <m:t>p</m:t>
            </m:r>
          </m:e>
          <m:sub>
            <m:r>
              <w:rPr>
                <w:rFonts w:ascii="Cambria Math" w:eastAsia="楷体" w:hAnsi="Cambria Math"/>
                <w:sz w:val="24"/>
                <w:szCs w:val="24"/>
              </w:rPr>
              <m:t>ij</m:t>
            </m:r>
          </m:sub>
        </m:sSub>
      </m:oMath>
      <w:r w:rsidRPr="006E1D22">
        <w:rPr>
          <w:rFonts w:ascii="楷体" w:eastAsia="楷体" w:hAnsi="楷体" w:hint="eastAsia"/>
          <w:sz w:val="24"/>
          <w:szCs w:val="24"/>
        </w:rPr>
        <w:t>，</w:t>
      </w:r>
      <w:r>
        <w:rPr>
          <w:rFonts w:ascii="楷体" w:eastAsia="楷体" w:hAnsi="楷体" w:hint="eastAsia"/>
          <w:sz w:val="24"/>
          <w:szCs w:val="24"/>
        </w:rPr>
        <w:t>模型</w:t>
      </w:r>
      <w:r w:rsidRPr="006E1D22">
        <w:rPr>
          <w:rFonts w:ascii="楷体" w:eastAsia="楷体" w:hAnsi="楷体" w:hint="eastAsia"/>
          <w:sz w:val="24"/>
          <w:szCs w:val="24"/>
        </w:rPr>
        <w:t>根据站点客流量对</w:t>
      </w:r>
      <m:oMath>
        <m:sSub>
          <m:sSubPr>
            <m:ctrlPr>
              <w:rPr>
                <w:rFonts w:ascii="Cambria Math" w:eastAsia="楷体" w:hAnsi="Cambria Math"/>
                <w:i/>
                <w:sz w:val="24"/>
                <w:szCs w:val="24"/>
              </w:rPr>
            </m:ctrlPr>
          </m:sSubPr>
          <m:e>
            <m:r>
              <w:rPr>
                <w:rFonts w:ascii="Cambria Math" w:eastAsia="楷体" w:hAnsi="Cambria Math"/>
                <w:sz w:val="24"/>
                <w:szCs w:val="24"/>
              </w:rPr>
              <m:t>p</m:t>
            </m:r>
          </m:e>
          <m:sub>
            <m:r>
              <w:rPr>
                <w:rFonts w:ascii="Cambria Math" w:eastAsia="楷体" w:hAnsi="Cambria Math"/>
                <w:sz w:val="24"/>
                <w:szCs w:val="24"/>
              </w:rPr>
              <m:t>ij</m:t>
            </m:r>
          </m:sub>
        </m:sSub>
      </m:oMath>
      <w:r w:rsidRPr="006E1D22">
        <w:rPr>
          <w:rFonts w:ascii="楷体" w:eastAsia="楷体" w:hAnsi="楷体" w:hint="eastAsia"/>
          <w:sz w:val="24"/>
          <w:szCs w:val="24"/>
        </w:rPr>
        <w:t>进行调整</w:t>
      </w:r>
      <w:r>
        <w:rPr>
          <w:rFonts w:ascii="楷体" w:eastAsia="楷体" w:hAnsi="楷体" w:hint="eastAsia"/>
          <w:sz w:val="24"/>
          <w:szCs w:val="24"/>
        </w:rPr>
        <w:t>,</w:t>
      </w:r>
      <w:r w:rsidRPr="006E1D22">
        <w:rPr>
          <w:rFonts w:ascii="楷体" w:eastAsia="楷体" w:hAnsi="楷体" w:hint="eastAsia"/>
          <w:sz w:val="24"/>
          <w:szCs w:val="24"/>
        </w:rPr>
        <w:t>调整之后的得分为：</w:t>
      </w:r>
    </w:p>
    <w:p w14:paraId="12F4F9B5" w14:textId="77777777" w:rsidR="00982D72" w:rsidRPr="006E1D22" w:rsidRDefault="00E059D3" w:rsidP="00982D72">
      <w:pPr>
        <w:ind w:firstLineChars="200" w:firstLine="480"/>
        <w:rPr>
          <w:rFonts w:ascii="楷体" w:eastAsia="楷体" w:hAnsi="楷体"/>
          <w:sz w:val="24"/>
          <w:szCs w:val="24"/>
        </w:rPr>
      </w:pPr>
      <m:oMathPara>
        <m:oMath>
          <m:sSub>
            <m:sSubPr>
              <m:ctrlPr>
                <w:rPr>
                  <w:rFonts w:ascii="Cambria Math" w:eastAsia="楷体" w:hAnsi="Cambria Math"/>
                  <w:sz w:val="24"/>
                  <w:szCs w:val="24"/>
                </w:rPr>
              </m:ctrlPr>
            </m:sSubPr>
            <m:e>
              <m:r>
                <w:rPr>
                  <w:rFonts w:ascii="Cambria Math" w:eastAsia="楷体" w:hAnsi="Cambria Math"/>
                  <w:sz w:val="24"/>
                  <w:szCs w:val="24"/>
                </w:rPr>
                <m:t>ρ</m:t>
              </m:r>
            </m:e>
            <m:sub>
              <m:r>
                <w:rPr>
                  <w:rFonts w:ascii="Cambria Math" w:eastAsia="楷体" w:hAnsi="Cambria Math" w:hint="eastAsia"/>
                  <w:sz w:val="24"/>
                  <w:szCs w:val="24"/>
                </w:rPr>
                <m:t>ij</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p</m:t>
              </m:r>
            </m:e>
            <m:sub>
              <m:r>
                <w:rPr>
                  <w:rFonts w:ascii="Cambria Math" w:eastAsia="楷体" w:hAnsi="Cambria Math"/>
                  <w:sz w:val="24"/>
                  <w:szCs w:val="24"/>
                </w:rPr>
                <m:t>ij</m:t>
              </m:r>
            </m:sub>
          </m:sSub>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w</m:t>
              </m:r>
            </m:e>
            <m:sub>
              <m:r>
                <w:rPr>
                  <w:rFonts w:ascii="Cambria Math" w:eastAsia="楷体" w:hAnsi="Cambria Math"/>
                  <w:sz w:val="24"/>
                  <w:szCs w:val="24"/>
                </w:rPr>
                <m:t>k</m:t>
              </m:r>
            </m:sub>
          </m:sSub>
        </m:oMath>
      </m:oMathPara>
    </w:p>
    <w:p w14:paraId="5B1C60F4" w14:textId="77777777" w:rsidR="00982D72" w:rsidRPr="006E1D22" w:rsidRDefault="00E059D3" w:rsidP="00982D72">
      <w:pPr>
        <w:ind w:firstLineChars="200" w:firstLine="480"/>
        <w:rPr>
          <w:rFonts w:ascii="楷体" w:eastAsia="楷体" w:hAnsi="楷体"/>
          <w:sz w:val="24"/>
          <w:szCs w:val="24"/>
        </w:rPr>
      </w:pPr>
      <m:oMathPara>
        <m:oMath>
          <m:sSub>
            <m:sSubPr>
              <m:ctrlPr>
                <w:rPr>
                  <w:rFonts w:ascii="Cambria Math" w:eastAsia="楷体" w:hAnsi="Cambria Math"/>
                  <w:i/>
                  <w:sz w:val="24"/>
                  <w:szCs w:val="24"/>
                </w:rPr>
              </m:ctrlPr>
            </m:sSubPr>
            <m:e>
              <m:r>
                <w:rPr>
                  <w:rFonts w:ascii="Cambria Math" w:eastAsia="楷体" w:hAnsi="Cambria Math"/>
                  <w:sz w:val="24"/>
                  <w:szCs w:val="24"/>
                </w:rPr>
                <m:t>w</m:t>
              </m:r>
            </m:e>
            <m:sub>
              <m:r>
                <w:rPr>
                  <w:rFonts w:ascii="Cambria Math" w:eastAsia="楷体" w:hAnsi="Cambria Math"/>
                  <w:sz w:val="24"/>
                  <w:szCs w:val="24"/>
                </w:rPr>
                <m:t>k</m:t>
              </m:r>
            </m:sub>
          </m:sSub>
          <m:r>
            <w:rPr>
              <w:rFonts w:ascii="Cambria Math" w:eastAsia="楷体" w:hAnsi="Cambria Math"/>
              <w:sz w:val="24"/>
              <w:szCs w:val="24"/>
            </w:rPr>
            <m:t>=</m:t>
          </m:r>
          <m:f>
            <m:fPr>
              <m:ctrlPr>
                <w:rPr>
                  <w:rFonts w:ascii="Cambria Math" w:eastAsia="楷体" w:hAnsi="Cambria Math"/>
                  <w:i/>
                  <w:sz w:val="24"/>
                  <w:szCs w:val="24"/>
                </w:rPr>
              </m:ctrlPr>
            </m:fPr>
            <m:num>
              <m:r>
                <m:rPr>
                  <m:sty m:val="p"/>
                </m:rPr>
                <w:rPr>
                  <w:rFonts w:ascii="Cambria Math" w:eastAsia="楷体" w:hAnsi="Cambria Math"/>
                  <w:sz w:val="24"/>
                  <w:szCs w:val="24"/>
                </w:rPr>
                <m:t>exp⁡</m:t>
              </m:r>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k</m:t>
                  </m:r>
                </m:sub>
              </m:sSub>
              <m:r>
                <w:rPr>
                  <w:rFonts w:ascii="Cambria Math" w:eastAsia="楷体" w:hAnsi="Cambria Math"/>
                  <w:sz w:val="24"/>
                  <w:szCs w:val="24"/>
                </w:rPr>
                <m:t>)</m:t>
              </m:r>
            </m:num>
            <m:den>
              <m:nary>
                <m:naryPr>
                  <m:chr m:val="∑"/>
                  <m:limLoc m:val="undOvr"/>
                  <m:supHide m:val="1"/>
                  <m:ctrlPr>
                    <w:rPr>
                      <w:rFonts w:ascii="Cambria Math" w:eastAsia="楷体" w:hAnsi="Cambria Math"/>
                      <w:i/>
                      <w:sz w:val="24"/>
                      <w:szCs w:val="24"/>
                    </w:rPr>
                  </m:ctrlPr>
                </m:naryPr>
                <m:sub>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i</m:t>
                      </m:r>
                    </m:sub>
                  </m:sSub>
                  <m:r>
                    <w:rPr>
                      <w:rFonts w:ascii="Cambria Math" w:eastAsia="楷体" w:hAnsi="Cambria Math"/>
                      <w:sz w:val="24"/>
                      <w:szCs w:val="24"/>
                    </w:rPr>
                    <m:t>∈V</m:t>
                  </m:r>
                </m:sub>
                <m:sup/>
                <m:e>
                  <m:r>
                    <m:rPr>
                      <m:sty m:val="p"/>
                    </m:rPr>
                    <w:rPr>
                      <w:rFonts w:ascii="Cambria Math" w:eastAsia="楷体" w:hAnsi="Cambria Math"/>
                      <w:sz w:val="24"/>
                      <w:szCs w:val="24"/>
                    </w:rPr>
                    <m:t>exp⁡</m:t>
                  </m:r>
                  <m:r>
                    <w:rPr>
                      <w:rFonts w:ascii="Cambria Math" w:eastAsia="楷体" w:hAnsi="Cambria Math"/>
                      <w:sz w:val="24"/>
                      <w:szCs w:val="24"/>
                    </w:rPr>
                    <m:t>(-</m:t>
                  </m:r>
                  <m:sSub>
                    <m:sSubPr>
                      <m:ctrlPr>
                        <w:rPr>
                          <w:rFonts w:ascii="Cambria Math" w:eastAsia="楷体" w:hAnsi="Cambria Math"/>
                          <w:i/>
                          <w:sz w:val="24"/>
                          <w:szCs w:val="24"/>
                        </w:rPr>
                      </m:ctrlPr>
                    </m:sSubPr>
                    <m:e>
                      <m:r>
                        <w:rPr>
                          <w:rFonts w:ascii="Cambria Math" w:eastAsia="楷体" w:hAnsi="Cambria Math"/>
                          <w:sz w:val="24"/>
                          <w:szCs w:val="24"/>
                        </w:rPr>
                        <m:t>v</m:t>
                      </m:r>
                    </m:e>
                    <m:sub>
                      <m:r>
                        <w:rPr>
                          <w:rFonts w:ascii="Cambria Math" w:eastAsia="楷体" w:hAnsi="Cambria Math"/>
                          <w:sz w:val="24"/>
                          <w:szCs w:val="24"/>
                        </w:rPr>
                        <m:t>i</m:t>
                      </m:r>
                    </m:sub>
                  </m:sSub>
                  <m:r>
                    <w:rPr>
                      <w:rFonts w:ascii="Cambria Math" w:eastAsia="楷体" w:hAnsi="Cambria Math"/>
                      <w:sz w:val="24"/>
                      <w:szCs w:val="24"/>
                    </w:rPr>
                    <m:t>)</m:t>
                  </m:r>
                </m:e>
              </m:nary>
            </m:den>
          </m:f>
        </m:oMath>
      </m:oMathPara>
    </w:p>
    <w:p w14:paraId="3F3B5D75" w14:textId="6AC0666D" w:rsidR="006E1D22" w:rsidRPr="006E1D22" w:rsidRDefault="00982D72" w:rsidP="00982D72">
      <w:pPr>
        <w:spacing w:line="400" w:lineRule="exact"/>
        <w:ind w:firstLineChars="200" w:firstLine="480"/>
        <w:rPr>
          <w:rFonts w:ascii="楷体" w:eastAsia="楷体" w:hAnsi="楷体"/>
          <w:sz w:val="24"/>
          <w:szCs w:val="24"/>
        </w:rPr>
      </w:pPr>
      <w:r w:rsidRPr="006E1D22">
        <w:rPr>
          <w:rFonts w:ascii="楷体" w:eastAsia="楷体" w:hAnsi="楷体" w:hint="eastAsia"/>
          <w:sz w:val="24"/>
          <w:szCs w:val="24"/>
        </w:rPr>
        <w:t>将</w:t>
      </w:r>
      <m:oMath>
        <m:sSub>
          <m:sSubPr>
            <m:ctrlPr>
              <w:rPr>
                <w:rFonts w:ascii="Cambria Math" w:eastAsia="楷体" w:hAnsi="Cambria Math"/>
                <w:sz w:val="24"/>
                <w:szCs w:val="24"/>
              </w:rPr>
            </m:ctrlPr>
          </m:sSubPr>
          <m:e>
            <m:r>
              <w:rPr>
                <w:rFonts w:ascii="Cambria Math" w:eastAsia="楷体" w:hAnsi="Cambria Math"/>
                <w:sz w:val="24"/>
                <w:szCs w:val="24"/>
              </w:rPr>
              <m:t>ρ</m:t>
            </m:r>
          </m:e>
          <m:sub>
            <m:r>
              <w:rPr>
                <w:rFonts w:ascii="Cambria Math" w:eastAsia="楷体" w:hAnsi="Cambria Math" w:hint="eastAsia"/>
                <w:sz w:val="24"/>
                <w:szCs w:val="24"/>
              </w:rPr>
              <m:t>ij</m:t>
            </m:r>
          </m:sub>
        </m:sSub>
      </m:oMath>
      <w:r w:rsidRPr="006E1D22">
        <w:rPr>
          <w:rFonts w:ascii="楷体" w:eastAsia="楷体" w:hAnsi="楷体" w:hint="eastAsia"/>
          <w:sz w:val="24"/>
          <w:szCs w:val="24"/>
        </w:rPr>
        <w:t>最为用户去往</w:t>
      </w:r>
      <w:r>
        <w:rPr>
          <w:rFonts w:ascii="楷体" w:eastAsia="楷体" w:hAnsi="楷体" w:hint="eastAsia"/>
          <w:sz w:val="24"/>
          <w:szCs w:val="24"/>
        </w:rPr>
        <w:t>站点</w:t>
      </w:r>
      <w:r w:rsidRPr="006E1D22">
        <w:rPr>
          <w:rFonts w:ascii="楷体" w:eastAsia="楷体" w:hAnsi="楷体" w:hint="eastAsia"/>
          <w:sz w:val="24"/>
          <w:szCs w:val="24"/>
        </w:rPr>
        <w:t>的可能性的最终得分</w:t>
      </w:r>
      <w:r w:rsidR="006E1D22" w:rsidRPr="006E1D22">
        <w:rPr>
          <w:rFonts w:ascii="楷体" w:eastAsia="楷体" w:hAnsi="楷体" w:hint="eastAsia"/>
          <w:sz w:val="24"/>
          <w:szCs w:val="24"/>
        </w:rPr>
        <w:t>。</w:t>
      </w:r>
    </w:p>
    <w:p w14:paraId="637D2413" w14:textId="77777777" w:rsidR="006E1D22" w:rsidRPr="006E1D22" w:rsidRDefault="006E1D22" w:rsidP="006E1D22"/>
    <w:p w14:paraId="52DDCD2F" w14:textId="222F2860" w:rsidR="00AD384A" w:rsidRDefault="00982D72" w:rsidP="00034CE6">
      <w:pPr>
        <w:pStyle w:val="a"/>
      </w:pPr>
      <w:r>
        <w:rPr>
          <w:rFonts w:hint="eastAsia"/>
        </w:rPr>
        <w:t>站点</w:t>
      </w:r>
      <w:r>
        <w:t>画像构建</w:t>
      </w:r>
    </w:p>
    <w:p w14:paraId="34D48D33" w14:textId="77777777" w:rsidR="00982D72" w:rsidRDefault="00982D72" w:rsidP="00982D72">
      <w:pPr>
        <w:spacing w:line="400" w:lineRule="exact"/>
        <w:ind w:firstLineChars="200" w:firstLine="480"/>
        <w:rPr>
          <w:rFonts w:ascii="楷体" w:eastAsia="楷体" w:hAnsi="楷体"/>
          <w:sz w:val="24"/>
        </w:rPr>
      </w:pPr>
      <w:r>
        <w:rPr>
          <w:rFonts w:ascii="楷体" w:eastAsia="楷体" w:hAnsi="楷体" w:hint="eastAsia"/>
          <w:sz w:val="24"/>
        </w:rPr>
        <w:t>本研究点从以下几个维度构建站点画像。</w:t>
      </w:r>
    </w:p>
    <w:p w14:paraId="5939ADC6" w14:textId="0FE1267C" w:rsidR="00982D72" w:rsidRPr="00982D72" w:rsidRDefault="00982D72" w:rsidP="00982D72">
      <w:pPr>
        <w:pStyle w:val="a7"/>
        <w:numPr>
          <w:ilvl w:val="0"/>
          <w:numId w:val="33"/>
        </w:numPr>
        <w:spacing w:line="400" w:lineRule="exact"/>
        <w:ind w:left="0" w:firstLine="480"/>
        <w:rPr>
          <w:rFonts w:ascii="楷体" w:eastAsia="楷体" w:hAnsi="楷体"/>
          <w:sz w:val="24"/>
        </w:rPr>
      </w:pPr>
      <w:r w:rsidRPr="00982D72">
        <w:rPr>
          <w:rFonts w:ascii="楷体" w:eastAsia="楷体" w:hAnsi="楷体" w:hint="eastAsia"/>
          <w:sz w:val="24"/>
        </w:rPr>
        <w:t>站点地理位置和拓扑关系。首先统计各个站点的地理位置信息，包括站点是否位于市中心、站点与市中心的距离等。站点是否位于市中心采用0-</w:t>
      </w:r>
      <w:r w:rsidRPr="00982D72">
        <w:rPr>
          <w:rFonts w:ascii="楷体" w:eastAsia="楷体" w:hAnsi="楷体"/>
          <w:sz w:val="24"/>
        </w:rPr>
        <w:t>1</w:t>
      </w:r>
      <w:r w:rsidRPr="00982D72">
        <w:rPr>
          <w:rFonts w:ascii="楷体" w:eastAsia="楷体" w:hAnsi="楷体" w:hint="eastAsia"/>
          <w:sz w:val="24"/>
        </w:rPr>
        <w:t>编码，站点与市中心的距离使用欧式距离计算。站点之间的拓扑关系包括站点是否是起终点，是否是换乘车站等，站点拓扑关系使用0-</w:t>
      </w:r>
      <w:r w:rsidRPr="00982D72">
        <w:rPr>
          <w:rFonts w:ascii="楷体" w:eastAsia="楷体" w:hAnsi="楷体"/>
          <w:sz w:val="24"/>
        </w:rPr>
        <w:t>1</w:t>
      </w:r>
      <w:r w:rsidRPr="00982D72">
        <w:rPr>
          <w:rFonts w:ascii="楷体" w:eastAsia="楷体" w:hAnsi="楷体" w:hint="eastAsia"/>
          <w:sz w:val="24"/>
        </w:rPr>
        <w:t>编码。</w:t>
      </w:r>
    </w:p>
    <w:p w14:paraId="14CC7360" w14:textId="398035D1" w:rsidR="00982D72" w:rsidRPr="00982D72" w:rsidRDefault="00982D72" w:rsidP="00982D72">
      <w:pPr>
        <w:pStyle w:val="a7"/>
        <w:numPr>
          <w:ilvl w:val="0"/>
          <w:numId w:val="33"/>
        </w:numPr>
        <w:spacing w:line="400" w:lineRule="exact"/>
        <w:ind w:left="0" w:firstLine="480"/>
        <w:rPr>
          <w:rFonts w:ascii="楷体" w:eastAsia="楷体" w:hAnsi="楷体"/>
          <w:sz w:val="24"/>
        </w:rPr>
      </w:pPr>
      <w:r w:rsidRPr="00982D72">
        <w:rPr>
          <w:rFonts w:ascii="楷体" w:eastAsia="楷体" w:hAnsi="楷体" w:hint="eastAsia"/>
          <w:sz w:val="24"/>
        </w:rPr>
        <w:t>站点客流量信息。利用统计分析的方法统计出全天各个时段站点的平均客流量、站点的客流高峰时段、工作日与周末、节假日客流关系等。</w:t>
      </w:r>
    </w:p>
    <w:p w14:paraId="490E3145" w14:textId="680B39BD" w:rsidR="00982D72" w:rsidRPr="00982D72" w:rsidRDefault="00982D72" w:rsidP="00982D72">
      <w:pPr>
        <w:pStyle w:val="a7"/>
        <w:numPr>
          <w:ilvl w:val="0"/>
          <w:numId w:val="33"/>
        </w:numPr>
        <w:spacing w:line="400" w:lineRule="exact"/>
        <w:ind w:left="0" w:firstLine="480"/>
      </w:pPr>
      <w:r w:rsidRPr="00982D72">
        <w:rPr>
          <w:rFonts w:ascii="楷体" w:eastAsia="楷体" w:hAnsi="楷体" w:hint="eastAsia"/>
          <w:sz w:val="24"/>
        </w:rPr>
        <w:t>站点周围商家信息。利用商家的标签信息，统计站点周围各类型商家的数量</w:t>
      </w:r>
      <w:r>
        <w:rPr>
          <w:rFonts w:ascii="楷体" w:eastAsia="楷体" w:hAnsi="楷体" w:hint="eastAsia"/>
          <w:sz w:val="24"/>
        </w:rPr>
        <w:t>。</w:t>
      </w:r>
    </w:p>
    <w:p w14:paraId="22156D93" w14:textId="77777777" w:rsidR="00034CE6" w:rsidRPr="00034CE6" w:rsidRDefault="00034CE6" w:rsidP="00E57851">
      <w:pPr>
        <w:pStyle w:val="a7"/>
        <w:keepNext/>
        <w:keepLines/>
        <w:numPr>
          <w:ilvl w:val="2"/>
          <w:numId w:val="19"/>
        </w:numPr>
        <w:spacing w:before="280" w:after="290" w:line="400" w:lineRule="exact"/>
        <w:ind w:firstLineChars="0"/>
        <w:outlineLvl w:val="4"/>
        <w:rPr>
          <w:rFonts w:ascii="楷体_GB2312" w:eastAsia="楷体_GB2312" w:hAnsi="Times New Roman"/>
          <w:b/>
          <w:bCs/>
          <w:vanish/>
          <w:sz w:val="24"/>
          <w:szCs w:val="28"/>
        </w:rPr>
      </w:pPr>
    </w:p>
    <w:p w14:paraId="2B1970A7" w14:textId="77777777" w:rsidR="00034CE6" w:rsidRPr="00034CE6" w:rsidRDefault="00034CE6" w:rsidP="00E57851">
      <w:pPr>
        <w:pStyle w:val="a7"/>
        <w:keepNext/>
        <w:keepLines/>
        <w:numPr>
          <w:ilvl w:val="2"/>
          <w:numId w:val="19"/>
        </w:numPr>
        <w:spacing w:before="280" w:after="290" w:line="400" w:lineRule="exact"/>
        <w:ind w:firstLineChars="0"/>
        <w:outlineLvl w:val="4"/>
        <w:rPr>
          <w:rFonts w:ascii="楷体_GB2312" w:eastAsia="楷体_GB2312" w:hAnsi="Times New Roman"/>
          <w:b/>
          <w:bCs/>
          <w:vanish/>
          <w:sz w:val="24"/>
          <w:szCs w:val="28"/>
        </w:rPr>
      </w:pPr>
    </w:p>
    <w:p w14:paraId="0A037EC1" w14:textId="77777777" w:rsidR="00034CE6" w:rsidRPr="00034CE6" w:rsidRDefault="00034CE6" w:rsidP="00E57851">
      <w:pPr>
        <w:pStyle w:val="a7"/>
        <w:keepNext/>
        <w:keepLines/>
        <w:numPr>
          <w:ilvl w:val="3"/>
          <w:numId w:val="19"/>
        </w:numPr>
        <w:spacing w:before="280" w:after="290" w:line="400" w:lineRule="exact"/>
        <w:ind w:firstLineChars="0"/>
        <w:outlineLvl w:val="4"/>
        <w:rPr>
          <w:rFonts w:ascii="楷体_GB2312" w:eastAsia="楷体_GB2312" w:hAnsi="Times New Roman"/>
          <w:b/>
          <w:bCs/>
          <w:vanish/>
          <w:sz w:val="24"/>
          <w:szCs w:val="28"/>
        </w:rPr>
      </w:pPr>
    </w:p>
    <w:p w14:paraId="43225B8C" w14:textId="77777777" w:rsidR="00034CE6" w:rsidRPr="00034CE6" w:rsidRDefault="00034CE6" w:rsidP="00E57851">
      <w:pPr>
        <w:pStyle w:val="a7"/>
        <w:keepNext/>
        <w:keepLines/>
        <w:numPr>
          <w:ilvl w:val="3"/>
          <w:numId w:val="19"/>
        </w:numPr>
        <w:spacing w:before="280" w:after="290" w:line="400" w:lineRule="exact"/>
        <w:ind w:firstLineChars="0"/>
        <w:outlineLvl w:val="4"/>
        <w:rPr>
          <w:rFonts w:ascii="楷体_GB2312" w:eastAsia="楷体_GB2312" w:hAnsi="Times New Roman"/>
          <w:b/>
          <w:bCs/>
          <w:vanish/>
          <w:sz w:val="24"/>
          <w:szCs w:val="28"/>
        </w:rPr>
      </w:pPr>
    </w:p>
    <w:p w14:paraId="72941651" w14:textId="3B7FE964" w:rsidR="00034CE6" w:rsidRDefault="00EE497F" w:rsidP="00EE497F">
      <w:pPr>
        <w:pStyle w:val="a"/>
      </w:pPr>
      <w:r>
        <w:rPr>
          <w:rFonts w:hint="eastAsia"/>
        </w:rPr>
        <w:t>路线</w:t>
      </w:r>
      <w:r>
        <w:t>推荐模型设计</w:t>
      </w:r>
    </w:p>
    <w:p w14:paraId="359E8B06" w14:textId="77777777" w:rsidR="00EE497F" w:rsidRPr="00EE497F" w:rsidRDefault="00EE497F" w:rsidP="00EE497F">
      <w:pPr>
        <w:pStyle w:val="a7"/>
        <w:keepNext/>
        <w:keepLines/>
        <w:numPr>
          <w:ilvl w:val="3"/>
          <w:numId w:val="19"/>
        </w:numPr>
        <w:spacing w:before="280" w:after="290" w:line="400" w:lineRule="exact"/>
        <w:ind w:firstLineChars="0"/>
        <w:outlineLvl w:val="4"/>
        <w:rPr>
          <w:rFonts w:ascii="楷体_GB2312" w:eastAsia="楷体_GB2312" w:hAnsi="Times New Roman"/>
          <w:b/>
          <w:bCs/>
          <w:vanish/>
          <w:sz w:val="24"/>
          <w:szCs w:val="28"/>
        </w:rPr>
      </w:pPr>
    </w:p>
    <w:p w14:paraId="35297553" w14:textId="254EDAD2" w:rsidR="00EE497F" w:rsidRDefault="00EE497F" w:rsidP="00EE497F">
      <w:pPr>
        <w:pStyle w:val="5"/>
      </w:pPr>
      <w:r>
        <w:rPr>
          <w:rFonts w:hint="eastAsia"/>
        </w:rPr>
        <w:t>模型</w:t>
      </w:r>
      <w:r>
        <w:t>训练</w:t>
      </w:r>
    </w:p>
    <w:p w14:paraId="7B7ACE2F" w14:textId="77777777" w:rsidR="00EE497F" w:rsidRPr="00034CE6" w:rsidRDefault="00EE497F" w:rsidP="00EE497F">
      <w:pPr>
        <w:spacing w:line="400" w:lineRule="exact"/>
        <w:ind w:firstLineChars="200" w:firstLine="480"/>
        <w:rPr>
          <w:rFonts w:ascii="楷体" w:eastAsia="楷体" w:hAnsi="楷体"/>
          <w:sz w:val="24"/>
          <w:szCs w:val="24"/>
        </w:rPr>
      </w:pPr>
      <w:r w:rsidRPr="00034CE6">
        <w:rPr>
          <w:rFonts w:ascii="楷体" w:eastAsia="楷体" w:hAnsi="楷体" w:hint="eastAsia"/>
          <w:sz w:val="24"/>
          <w:szCs w:val="24"/>
        </w:rPr>
        <w:t>模型训练的主要功能为基于训练数据集训练得到用于</w:t>
      </w:r>
      <w:r>
        <w:rPr>
          <w:rFonts w:ascii="楷体" w:eastAsia="楷体" w:hAnsi="楷体" w:hint="eastAsia"/>
          <w:sz w:val="24"/>
          <w:szCs w:val="24"/>
        </w:rPr>
        <w:t>预测用户去往站点概率</w:t>
      </w:r>
      <w:r w:rsidRPr="00034CE6">
        <w:rPr>
          <w:rFonts w:ascii="楷体" w:eastAsia="楷体" w:hAnsi="楷体" w:hint="eastAsia"/>
          <w:sz w:val="24"/>
          <w:szCs w:val="24"/>
        </w:rPr>
        <w:t>的算法模型。本</w:t>
      </w:r>
      <w:r>
        <w:rPr>
          <w:rFonts w:ascii="楷体" w:eastAsia="楷体" w:hAnsi="楷体" w:hint="eastAsia"/>
          <w:sz w:val="24"/>
          <w:szCs w:val="24"/>
        </w:rPr>
        <w:t>研究点</w:t>
      </w:r>
      <w:r w:rsidRPr="00034CE6">
        <w:rPr>
          <w:rFonts w:ascii="楷体" w:eastAsia="楷体" w:hAnsi="楷体" w:hint="eastAsia"/>
          <w:sz w:val="24"/>
          <w:szCs w:val="24"/>
        </w:rPr>
        <w:t>输入数据种类多、数据量大，并且每种数据有不同的表现方式，综合考虑多种数据的特征，使用深度&amp;宽度模型（Wide</w:t>
      </w:r>
      <w:r w:rsidRPr="00034CE6">
        <w:rPr>
          <w:rFonts w:ascii="楷体" w:eastAsia="楷体" w:hAnsi="楷体"/>
          <w:sz w:val="24"/>
          <w:szCs w:val="24"/>
        </w:rPr>
        <w:t xml:space="preserve"> </w:t>
      </w:r>
      <w:r w:rsidRPr="00034CE6">
        <w:rPr>
          <w:rFonts w:ascii="楷体" w:eastAsia="楷体" w:hAnsi="楷体" w:hint="eastAsia"/>
          <w:sz w:val="24"/>
          <w:szCs w:val="24"/>
        </w:rPr>
        <w:t>&amp;</w:t>
      </w:r>
      <w:r w:rsidRPr="00034CE6">
        <w:rPr>
          <w:rFonts w:ascii="楷体" w:eastAsia="楷体" w:hAnsi="楷体"/>
          <w:sz w:val="24"/>
          <w:szCs w:val="24"/>
        </w:rPr>
        <w:t xml:space="preserve"> </w:t>
      </w:r>
      <w:r w:rsidRPr="00034CE6">
        <w:rPr>
          <w:rFonts w:ascii="楷体" w:eastAsia="楷体" w:hAnsi="楷体" w:hint="eastAsia"/>
          <w:sz w:val="24"/>
          <w:szCs w:val="24"/>
        </w:rPr>
        <w:t>Deep</w:t>
      </w:r>
      <w:r w:rsidRPr="00034CE6">
        <w:rPr>
          <w:rFonts w:ascii="楷体" w:eastAsia="楷体" w:hAnsi="楷体"/>
          <w:sz w:val="24"/>
          <w:szCs w:val="24"/>
        </w:rPr>
        <w:t xml:space="preserve"> </w:t>
      </w:r>
      <w:r w:rsidRPr="00034CE6">
        <w:rPr>
          <w:rFonts w:ascii="楷体" w:eastAsia="楷体" w:hAnsi="楷体" w:hint="eastAsia"/>
          <w:sz w:val="24"/>
          <w:szCs w:val="24"/>
        </w:rPr>
        <w:t>Model），其结构如下图所示：</w:t>
      </w:r>
    </w:p>
    <w:p w14:paraId="3144D49D" w14:textId="77777777" w:rsidR="00EE497F" w:rsidRPr="00034CE6" w:rsidRDefault="00EE497F" w:rsidP="00EE497F">
      <w:pPr>
        <w:jc w:val="center"/>
        <w:rPr>
          <w:rFonts w:ascii="楷体" w:eastAsia="楷体" w:hAnsi="楷体"/>
          <w:sz w:val="24"/>
          <w:szCs w:val="24"/>
        </w:rPr>
      </w:pPr>
      <w:r w:rsidRPr="00034CE6">
        <w:rPr>
          <w:rFonts w:ascii="楷体" w:eastAsia="楷体" w:hAnsi="楷体"/>
          <w:noProof/>
          <w:sz w:val="24"/>
          <w:szCs w:val="24"/>
        </w:rPr>
        <w:drawing>
          <wp:inline distT="0" distB="0" distL="0" distR="0" wp14:anchorId="73F0BFD4" wp14:editId="75FC1F60">
            <wp:extent cx="5256530" cy="1540983"/>
            <wp:effectExtent l="0" t="0" r="127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6530" cy="1540983"/>
                    </a:xfrm>
                    <a:prstGeom prst="rect">
                      <a:avLst/>
                    </a:prstGeom>
                  </pic:spPr>
                </pic:pic>
              </a:graphicData>
            </a:graphic>
          </wp:inline>
        </w:drawing>
      </w:r>
    </w:p>
    <w:p w14:paraId="389D6879" w14:textId="77777777" w:rsidR="00EE497F" w:rsidRPr="00034CE6" w:rsidRDefault="00EE497F" w:rsidP="00EE497F">
      <w:pPr>
        <w:spacing w:line="400" w:lineRule="exact"/>
        <w:ind w:firstLineChars="200" w:firstLine="480"/>
        <w:rPr>
          <w:rFonts w:ascii="楷体" w:eastAsia="楷体" w:hAnsi="楷体"/>
          <w:sz w:val="24"/>
          <w:szCs w:val="24"/>
        </w:rPr>
      </w:pPr>
      <w:r w:rsidRPr="00034CE6">
        <w:rPr>
          <w:rFonts w:ascii="楷体" w:eastAsia="楷体" w:hAnsi="楷体" w:hint="eastAsia"/>
          <w:sz w:val="24"/>
          <w:szCs w:val="24"/>
        </w:rPr>
        <w:t>模型的深度部分对输入变量进行深层次的归纳，提取出里面包含的深层次语义信息</w:t>
      </w:r>
      <w:r>
        <w:rPr>
          <w:rFonts w:ascii="楷体" w:eastAsia="楷体" w:hAnsi="楷体" w:hint="eastAsia"/>
          <w:sz w:val="24"/>
          <w:szCs w:val="24"/>
        </w:rPr>
        <w:t>；</w:t>
      </w:r>
      <w:r w:rsidRPr="00034CE6">
        <w:rPr>
          <w:rFonts w:ascii="楷体" w:eastAsia="楷体" w:hAnsi="楷体" w:hint="eastAsia"/>
          <w:sz w:val="24"/>
          <w:szCs w:val="24"/>
        </w:rPr>
        <w:t>而宽度部分相当于一个线性模型，对输入变量的各分量进行加权求和。</w:t>
      </w:r>
    </w:p>
    <w:p w14:paraId="09BDB0D8" w14:textId="77777777" w:rsidR="00EE497F" w:rsidRPr="00034CE6" w:rsidRDefault="00EE497F" w:rsidP="00EE497F">
      <w:pPr>
        <w:spacing w:line="400" w:lineRule="exact"/>
        <w:ind w:firstLineChars="200" w:firstLine="480"/>
        <w:rPr>
          <w:rFonts w:ascii="楷体" w:eastAsia="楷体" w:hAnsi="楷体"/>
          <w:sz w:val="24"/>
          <w:szCs w:val="24"/>
        </w:rPr>
      </w:pPr>
      <w:r w:rsidRPr="00034CE6">
        <w:rPr>
          <w:rFonts w:ascii="楷体" w:eastAsia="楷体" w:hAnsi="楷体" w:hint="eastAsia"/>
          <w:sz w:val="24"/>
          <w:szCs w:val="24"/>
        </w:rPr>
        <w:t>用户的历史行为信息</w:t>
      </w:r>
      <m:oMath>
        <m:sSub>
          <m:sSubPr>
            <m:ctrlPr>
              <w:rPr>
                <w:rFonts w:ascii="Cambria Math" w:eastAsia="楷体" w:hAnsi="Cambria Math"/>
                <w:i/>
                <w:sz w:val="24"/>
                <w:szCs w:val="24"/>
              </w:rPr>
            </m:ctrlPr>
          </m:sSubPr>
          <m:e>
            <m:r>
              <w:rPr>
                <w:rFonts w:ascii="Cambria Math" w:eastAsia="楷体" w:hAnsi="Cambria Math"/>
                <w:sz w:val="24"/>
                <w:szCs w:val="24"/>
              </w:rPr>
              <m:t>u</m:t>
            </m:r>
          </m:e>
          <m:sub>
            <m:r>
              <w:rPr>
                <w:rFonts w:ascii="Cambria Math" w:eastAsia="楷体" w:hAnsi="Cambria Math"/>
                <w:sz w:val="24"/>
                <w:szCs w:val="24"/>
              </w:rPr>
              <m:t>i</m:t>
            </m:r>
          </m:sub>
        </m:sSub>
      </m:oMath>
      <w:r w:rsidRPr="00034CE6">
        <w:rPr>
          <w:rFonts w:ascii="楷体" w:eastAsia="楷体" w:hAnsi="楷体" w:hint="eastAsia"/>
          <w:sz w:val="24"/>
          <w:szCs w:val="24"/>
        </w:rPr>
        <w:t>，具有维度高和稀疏性的特点，因此使用深度神经网络进行深层次的编码，提取出深层语义信息。而对于用户和商家的属性信息，使用一层神经网络进行处理，以保留其原始特征所蕴含的语义信息。使用循环神经网络对商家的评论文本信息进行挖掘，提取出里面的有用信息。本课题设计的模型结构如下图所示：</w:t>
      </w:r>
    </w:p>
    <w:p w14:paraId="4D35FB80" w14:textId="77777777" w:rsidR="00EE497F" w:rsidRPr="00034CE6" w:rsidRDefault="00EE497F" w:rsidP="00EE497F">
      <w:pPr>
        <w:ind w:firstLine="198"/>
        <w:jc w:val="center"/>
        <w:rPr>
          <w:rFonts w:ascii="楷体" w:eastAsia="楷体" w:hAnsi="楷体"/>
          <w:sz w:val="24"/>
          <w:szCs w:val="24"/>
        </w:rPr>
      </w:pPr>
      <w:r>
        <w:object w:dxaOrig="13095" w:dyaOrig="5175" w14:anchorId="1490362B">
          <v:shape id="_x0000_i1032" type="#_x0000_t75" style="width:414pt;height:163.5pt" o:ole="">
            <v:imagedata r:id="rId40" o:title=""/>
          </v:shape>
          <o:OLEObject Type="Embed" ProgID="Visio.Drawing.15" ShapeID="_x0000_i1032" DrawAspect="Content" ObjectID="_1593430331" r:id="rId41"/>
        </w:object>
      </w:r>
    </w:p>
    <w:p w14:paraId="2AFE3DB6" w14:textId="77777777" w:rsidR="00EE497F" w:rsidRPr="00034CE6" w:rsidRDefault="00EE497F" w:rsidP="00EE497F">
      <w:pPr>
        <w:spacing w:line="400" w:lineRule="exact"/>
        <w:ind w:firstLineChars="200" w:firstLine="480"/>
        <w:rPr>
          <w:rFonts w:ascii="楷体" w:eastAsia="楷体" w:hAnsi="楷体"/>
          <w:sz w:val="24"/>
          <w:szCs w:val="24"/>
        </w:rPr>
      </w:pPr>
      <w:r w:rsidRPr="00034CE6">
        <w:rPr>
          <w:rFonts w:ascii="楷体" w:eastAsia="楷体" w:hAnsi="楷体" w:hint="eastAsia"/>
          <w:sz w:val="24"/>
          <w:szCs w:val="24"/>
        </w:rPr>
        <w:t>常用的损失函数包括交叉熵损失函数、绝对值损失函数和平方查损失函数等。</w:t>
      </w:r>
      <w:r>
        <w:rPr>
          <w:rFonts w:ascii="楷体" w:eastAsia="楷体" w:hAnsi="楷体" w:hint="eastAsia"/>
          <w:sz w:val="24"/>
          <w:szCs w:val="24"/>
        </w:rPr>
        <w:t>模型根据用户去往各个站点的概率，对站点进行排序，因此使用交叉熵损失函数</w:t>
      </w:r>
      <w:r w:rsidRPr="00034CE6">
        <w:rPr>
          <w:rFonts w:ascii="楷体" w:eastAsia="楷体" w:hAnsi="楷体" w:hint="eastAsia"/>
          <w:sz w:val="24"/>
          <w:szCs w:val="24"/>
        </w:rPr>
        <w:t>：</w:t>
      </w:r>
    </w:p>
    <w:p w14:paraId="76922B48" w14:textId="77777777" w:rsidR="00EE497F" w:rsidRPr="00034CE6" w:rsidRDefault="00EE497F" w:rsidP="00EE497F">
      <w:pPr>
        <w:ind w:firstLineChars="200" w:firstLine="480"/>
        <w:rPr>
          <w:rFonts w:ascii="楷体" w:eastAsia="楷体" w:hAnsi="楷体"/>
          <w:sz w:val="24"/>
          <w:szCs w:val="24"/>
        </w:rPr>
      </w:pPr>
      <m:oMathPara>
        <m:oMath>
          <m:r>
            <w:rPr>
              <w:rFonts w:ascii="Cambria Math" w:eastAsia="楷体" w:hAnsi="Cambria Math"/>
              <w:sz w:val="24"/>
              <w:szCs w:val="24"/>
            </w:rPr>
            <m:t>L=</m:t>
          </m:r>
          <m:r>
            <w:rPr>
              <w:rFonts w:ascii="微软雅黑" w:eastAsia="微软雅黑" w:hAnsi="微软雅黑" w:cs="微软雅黑" w:hint="eastAsia"/>
              <w:sz w:val="24"/>
              <w:szCs w:val="24"/>
            </w:rPr>
            <m:t>-</m:t>
          </m:r>
          <m:f>
            <m:fPr>
              <m:ctrlPr>
                <w:rPr>
                  <w:rFonts w:ascii="Cambria Math" w:eastAsia="楷体" w:hAnsi="Cambria Math"/>
                  <w:i/>
                  <w:sz w:val="24"/>
                  <w:szCs w:val="24"/>
                </w:rPr>
              </m:ctrlPr>
            </m:fPr>
            <m:num>
              <m:r>
                <w:rPr>
                  <w:rFonts w:ascii="Cambria Math" w:eastAsia="楷体" w:hAnsi="Cambria Math"/>
                  <w:sz w:val="24"/>
                  <w:szCs w:val="24"/>
                </w:rPr>
                <m:t>1</m:t>
              </m:r>
            </m:num>
            <m:den>
              <m:r>
                <w:rPr>
                  <w:rFonts w:ascii="Cambria Math" w:eastAsia="楷体" w:hAnsi="Cambria Math" w:hint="eastAsia"/>
                  <w:sz w:val="24"/>
                  <w:szCs w:val="24"/>
                </w:rPr>
                <m:t>n</m:t>
              </m:r>
            </m:den>
          </m:f>
          <m:nary>
            <m:naryPr>
              <m:chr m:val="∑"/>
              <m:limLoc m:val="undOvr"/>
              <m:supHide m:val="1"/>
              <m:ctrlPr>
                <w:rPr>
                  <w:rFonts w:ascii="Cambria Math" w:eastAsia="楷体" w:hAnsi="Cambria Math"/>
                  <w:i/>
                  <w:sz w:val="24"/>
                  <w:szCs w:val="24"/>
                </w:rPr>
              </m:ctrlPr>
            </m:naryPr>
            <m:sub>
              <m:r>
                <w:rPr>
                  <w:rFonts w:ascii="Cambria Math" w:eastAsia="楷体" w:hAnsi="Cambria Math"/>
                  <w:sz w:val="24"/>
                  <w:szCs w:val="24"/>
                </w:rPr>
                <m:t>x</m:t>
              </m:r>
            </m:sub>
            <m:sup/>
            <m:e>
              <m:r>
                <w:rPr>
                  <w:rFonts w:ascii="Cambria Math" w:eastAsia="楷体" w:hAnsi="Cambria Math"/>
                  <w:sz w:val="24"/>
                  <w:szCs w:val="24"/>
                </w:rPr>
                <m:t>[ylna+</m:t>
              </m:r>
              <m:d>
                <m:dPr>
                  <m:ctrlPr>
                    <w:rPr>
                      <w:rFonts w:ascii="Cambria Math" w:eastAsia="楷体" w:hAnsi="Cambria Math"/>
                      <w:i/>
                      <w:sz w:val="24"/>
                      <w:szCs w:val="24"/>
                    </w:rPr>
                  </m:ctrlPr>
                </m:dPr>
                <m:e>
                  <m:r>
                    <w:rPr>
                      <w:rFonts w:ascii="Cambria Math" w:eastAsia="楷体" w:hAnsi="Cambria Math"/>
                      <w:sz w:val="24"/>
                      <w:szCs w:val="24"/>
                    </w:rPr>
                    <m:t>1-y</m:t>
                  </m:r>
                </m:e>
              </m:d>
              <m:r>
                <m:rPr>
                  <m:sty m:val="p"/>
                </m:rPr>
                <w:rPr>
                  <w:rFonts w:ascii="Cambria Math" w:eastAsia="楷体" w:hAnsi="Cambria Math"/>
                  <w:sz w:val="24"/>
                  <w:szCs w:val="24"/>
                </w:rPr>
                <m:t>ln⁡</m:t>
              </m:r>
              <m:r>
                <w:rPr>
                  <w:rFonts w:ascii="Cambria Math" w:eastAsia="楷体" w:hAnsi="Cambria Math"/>
                  <w:sz w:val="24"/>
                  <w:szCs w:val="24"/>
                </w:rPr>
                <m:t>(1-a)]</m:t>
              </m:r>
            </m:e>
          </m:nary>
        </m:oMath>
      </m:oMathPara>
    </w:p>
    <w:p w14:paraId="609363E3" w14:textId="77777777" w:rsidR="00EE497F" w:rsidRPr="00034CE6" w:rsidRDefault="00EE497F" w:rsidP="00EE497F">
      <w:pPr>
        <w:spacing w:line="400" w:lineRule="exact"/>
        <w:ind w:firstLineChars="200" w:firstLine="480"/>
        <w:rPr>
          <w:rFonts w:ascii="楷体" w:eastAsia="楷体" w:hAnsi="楷体"/>
          <w:sz w:val="24"/>
          <w:szCs w:val="24"/>
        </w:rPr>
      </w:pPr>
      <w:r w:rsidRPr="00034CE6">
        <w:rPr>
          <w:rFonts w:ascii="楷体" w:eastAsia="楷体" w:hAnsi="楷体" w:hint="eastAsia"/>
          <w:sz w:val="24"/>
          <w:szCs w:val="24"/>
        </w:rPr>
        <w:lastRenderedPageBreak/>
        <w:t>其中，</w:t>
      </w:r>
      <w:r>
        <w:rPr>
          <w:rFonts w:ascii="楷体" w:eastAsia="楷体" w:hAnsi="楷体"/>
          <w:sz w:val="24"/>
          <w:szCs w:val="24"/>
        </w:rPr>
        <w:t>n</w:t>
      </w:r>
      <w:r w:rsidRPr="00034CE6">
        <w:rPr>
          <w:rFonts w:ascii="楷体" w:eastAsia="楷体" w:hAnsi="楷体" w:hint="eastAsia"/>
          <w:sz w:val="24"/>
          <w:szCs w:val="24"/>
        </w:rPr>
        <w:t>表示训练集</w:t>
      </w:r>
      <w:r>
        <w:rPr>
          <w:rFonts w:ascii="楷体" w:eastAsia="楷体" w:hAnsi="楷体" w:hint="eastAsia"/>
          <w:sz w:val="24"/>
          <w:szCs w:val="24"/>
        </w:rPr>
        <w:t>样本数</w:t>
      </w:r>
      <w:r w:rsidRPr="00034CE6">
        <w:rPr>
          <w:rFonts w:ascii="楷体" w:eastAsia="楷体" w:hAnsi="楷体" w:hint="eastAsia"/>
          <w:sz w:val="24"/>
          <w:szCs w:val="24"/>
        </w:rPr>
        <w:t>，</w:t>
      </w:r>
      <m:oMath>
        <m:r>
          <w:rPr>
            <w:rFonts w:ascii="Cambria Math" w:eastAsia="楷体" w:hAnsi="Cambria Math" w:hint="eastAsia"/>
            <w:sz w:val="24"/>
            <w:szCs w:val="24"/>
          </w:rPr>
          <m:t>y</m:t>
        </m:r>
      </m:oMath>
      <w:r w:rsidRPr="00034CE6">
        <w:rPr>
          <w:rFonts w:ascii="楷体" w:eastAsia="楷体" w:hAnsi="楷体" w:hint="eastAsia"/>
          <w:sz w:val="24"/>
          <w:szCs w:val="24"/>
        </w:rPr>
        <w:t>表示</w:t>
      </w:r>
      <w:r>
        <w:rPr>
          <w:rFonts w:ascii="楷体" w:eastAsia="楷体" w:hAnsi="楷体" w:hint="eastAsia"/>
          <w:sz w:val="24"/>
          <w:szCs w:val="24"/>
        </w:rPr>
        <w:t>用户真实概率</w:t>
      </w:r>
      <w:r w:rsidRPr="00034CE6">
        <w:rPr>
          <w:rFonts w:ascii="楷体" w:eastAsia="楷体" w:hAnsi="楷体" w:hint="eastAsia"/>
          <w:sz w:val="24"/>
          <w:szCs w:val="24"/>
        </w:rPr>
        <w:t>，</w:t>
      </w:r>
      <m:oMath>
        <m:r>
          <w:rPr>
            <w:rFonts w:ascii="Cambria Math" w:eastAsia="楷体" w:hAnsi="Cambria Math"/>
            <w:sz w:val="24"/>
            <w:szCs w:val="24"/>
          </w:rPr>
          <m:t>a</m:t>
        </m:r>
      </m:oMath>
      <w:r w:rsidRPr="00034CE6">
        <w:rPr>
          <w:rFonts w:ascii="楷体" w:eastAsia="楷体" w:hAnsi="楷体" w:hint="eastAsia"/>
          <w:sz w:val="24"/>
          <w:szCs w:val="24"/>
        </w:rPr>
        <w:t>表示模型预测</w:t>
      </w:r>
      <w:r>
        <w:rPr>
          <w:rFonts w:ascii="楷体" w:eastAsia="楷体" w:hAnsi="楷体" w:hint="eastAsia"/>
          <w:sz w:val="24"/>
          <w:szCs w:val="24"/>
        </w:rPr>
        <w:t>概率</w:t>
      </w:r>
      <w:r w:rsidRPr="00034CE6">
        <w:rPr>
          <w:rFonts w:ascii="楷体" w:eastAsia="楷体" w:hAnsi="楷体" w:hint="eastAsia"/>
          <w:sz w:val="24"/>
          <w:szCs w:val="24"/>
        </w:rPr>
        <w:t>。</w:t>
      </w:r>
    </w:p>
    <w:p w14:paraId="1EBB2140" w14:textId="4BE44CDB" w:rsidR="00EE497F" w:rsidRDefault="00EE497F" w:rsidP="00EE497F">
      <w:pPr>
        <w:spacing w:line="400" w:lineRule="exact"/>
        <w:ind w:firstLine="200"/>
        <w:rPr>
          <w:rFonts w:ascii="楷体" w:eastAsia="楷体" w:hAnsi="楷体"/>
          <w:sz w:val="24"/>
          <w:szCs w:val="24"/>
        </w:rPr>
      </w:pPr>
      <w:r w:rsidRPr="00034CE6">
        <w:rPr>
          <w:rFonts w:ascii="楷体" w:eastAsia="楷体" w:hAnsi="楷体" w:hint="eastAsia"/>
          <w:sz w:val="24"/>
          <w:szCs w:val="24"/>
        </w:rPr>
        <w:t>排序模型训练方法按照原理的不同可以分成三种：PointWise方法、PairWise方法和ListWise方法。在PointWise方法中，排序问题</w:t>
      </w:r>
      <w:r w:rsidRPr="00034CE6">
        <w:rPr>
          <w:rFonts w:ascii="楷体" w:eastAsia="楷体" w:hAnsi="楷体"/>
          <w:sz w:val="24"/>
          <w:szCs w:val="24"/>
        </w:rPr>
        <w:t>首先</w:t>
      </w:r>
      <w:r w:rsidRPr="00034CE6">
        <w:rPr>
          <w:rFonts w:ascii="楷体" w:eastAsia="楷体" w:hAnsi="楷体" w:hint="eastAsia"/>
          <w:sz w:val="24"/>
          <w:szCs w:val="24"/>
        </w:rPr>
        <w:t>被转换成</w:t>
      </w:r>
      <w:r w:rsidRPr="00034CE6">
        <w:rPr>
          <w:rFonts w:ascii="楷体" w:eastAsia="楷体" w:hAnsi="楷体"/>
          <w:sz w:val="24"/>
          <w:szCs w:val="24"/>
        </w:rPr>
        <w:t>等价的</w:t>
      </w:r>
      <w:r w:rsidRPr="00034CE6">
        <w:rPr>
          <w:rFonts w:ascii="楷体" w:eastAsia="楷体" w:hAnsi="楷体" w:hint="eastAsia"/>
          <w:sz w:val="24"/>
          <w:szCs w:val="24"/>
        </w:rPr>
        <w:t>回归问题，</w:t>
      </w:r>
      <w:r w:rsidRPr="00034CE6">
        <w:rPr>
          <w:rFonts w:ascii="楷体" w:eastAsia="楷体" w:hAnsi="楷体"/>
          <w:sz w:val="24"/>
          <w:szCs w:val="24"/>
        </w:rPr>
        <w:t>再</w:t>
      </w:r>
      <w:r w:rsidRPr="00034CE6">
        <w:rPr>
          <w:rFonts w:ascii="楷体" w:eastAsia="楷体" w:hAnsi="楷体" w:hint="eastAsia"/>
          <w:sz w:val="24"/>
          <w:szCs w:val="24"/>
        </w:rPr>
        <w:t>通过训练算法模型拟合打分函数。Pairwise方法不是单独计算某一候选项的排序得分，而是将分析的重点转向判断待排序项之间的顺序关系是否合理。</w:t>
      </w:r>
      <w:r w:rsidRPr="00034CE6">
        <w:rPr>
          <w:rFonts w:ascii="楷体" w:eastAsia="楷体" w:hAnsi="楷体"/>
          <w:sz w:val="24"/>
          <w:szCs w:val="24"/>
        </w:rPr>
        <w:t>ListWise</w:t>
      </w:r>
      <w:r w:rsidRPr="00034CE6">
        <w:rPr>
          <w:rFonts w:ascii="楷体" w:eastAsia="楷体" w:hAnsi="楷体" w:hint="eastAsia"/>
          <w:sz w:val="24"/>
          <w:szCs w:val="24"/>
        </w:rPr>
        <w:t>方法</w:t>
      </w:r>
      <w:r w:rsidRPr="00034CE6">
        <w:rPr>
          <w:rFonts w:ascii="楷体" w:eastAsia="楷体" w:hAnsi="楷体"/>
          <w:sz w:val="24"/>
          <w:szCs w:val="24"/>
        </w:rPr>
        <w:t>对每一个候选项打分后，利用Luce模型计算候选项集的每一种排列情况的概率值，</w:t>
      </w:r>
      <w:r w:rsidRPr="00034CE6">
        <w:rPr>
          <w:rFonts w:ascii="楷体" w:eastAsia="楷体" w:hAnsi="楷体" w:hint="eastAsia"/>
          <w:sz w:val="24"/>
          <w:szCs w:val="24"/>
        </w:rPr>
        <w:t>之后再</w:t>
      </w:r>
      <w:r w:rsidRPr="00034CE6">
        <w:rPr>
          <w:rFonts w:ascii="楷体" w:eastAsia="楷体" w:hAnsi="楷体"/>
          <w:sz w:val="24"/>
          <w:szCs w:val="24"/>
        </w:rPr>
        <w:t>利用</w:t>
      </w:r>
      <w:r w:rsidRPr="00034CE6">
        <w:rPr>
          <w:rFonts w:ascii="楷体" w:eastAsia="楷体" w:hAnsi="楷体" w:hint="eastAsia"/>
          <w:sz w:val="24"/>
          <w:szCs w:val="24"/>
        </w:rPr>
        <w:t>余弦相似度或KL距离等作为损失函数来衡量模型</w:t>
      </w:r>
      <w:r w:rsidRPr="00034CE6">
        <w:rPr>
          <w:rFonts w:ascii="楷体" w:eastAsia="楷体" w:hAnsi="楷体"/>
          <w:sz w:val="24"/>
          <w:szCs w:val="24"/>
        </w:rPr>
        <w:t>输出序列的概率分布</w:t>
      </w:r>
      <w:r w:rsidRPr="00034CE6">
        <w:rPr>
          <w:rFonts w:ascii="楷体" w:eastAsia="楷体" w:hAnsi="楷体" w:hint="eastAsia"/>
          <w:sz w:val="24"/>
          <w:szCs w:val="24"/>
        </w:rPr>
        <w:t>与真实序列</w:t>
      </w:r>
      <w:r w:rsidRPr="00034CE6">
        <w:rPr>
          <w:rFonts w:ascii="楷体" w:eastAsia="楷体" w:hAnsi="楷体"/>
          <w:sz w:val="24"/>
          <w:szCs w:val="24"/>
        </w:rPr>
        <w:t>的排序概率分布</w:t>
      </w:r>
      <w:r w:rsidRPr="00034CE6">
        <w:rPr>
          <w:rFonts w:ascii="楷体" w:eastAsia="楷体" w:hAnsi="楷体" w:hint="eastAsia"/>
          <w:sz w:val="24"/>
          <w:szCs w:val="24"/>
        </w:rPr>
        <w:t>之间的差距。由于我们无法得知</w:t>
      </w:r>
      <w:r>
        <w:rPr>
          <w:rFonts w:ascii="楷体" w:eastAsia="楷体" w:hAnsi="楷体" w:hint="eastAsia"/>
          <w:sz w:val="24"/>
          <w:szCs w:val="24"/>
        </w:rPr>
        <w:t>站点</w:t>
      </w:r>
      <w:r w:rsidRPr="00034CE6">
        <w:rPr>
          <w:rFonts w:ascii="楷体" w:eastAsia="楷体" w:hAnsi="楷体" w:hint="eastAsia"/>
          <w:sz w:val="24"/>
          <w:szCs w:val="24"/>
        </w:rPr>
        <w:t>对用户优先度的相对顺序，因此模型采用PointWise的方法进行训练</w:t>
      </w:r>
      <w:r>
        <w:rPr>
          <w:rFonts w:ascii="楷体" w:eastAsia="楷体" w:hAnsi="楷体" w:hint="eastAsia"/>
          <w:sz w:val="24"/>
          <w:szCs w:val="24"/>
        </w:rPr>
        <w:t>。</w:t>
      </w:r>
    </w:p>
    <w:p w14:paraId="0E73999D" w14:textId="03D8D177" w:rsidR="00EE497F" w:rsidRDefault="00EE497F" w:rsidP="00EE497F">
      <w:pPr>
        <w:pStyle w:val="5"/>
      </w:pPr>
      <w:r>
        <w:rPr>
          <w:rFonts w:hint="eastAsia"/>
        </w:rPr>
        <w:t>选择负样本</w:t>
      </w:r>
    </w:p>
    <w:p w14:paraId="2526A7A4" w14:textId="77777777" w:rsidR="00EE497F" w:rsidRDefault="00EE497F" w:rsidP="00EE497F">
      <w:pPr>
        <w:spacing w:line="400" w:lineRule="exact"/>
        <w:ind w:firstLineChars="200" w:firstLine="480"/>
        <w:rPr>
          <w:rFonts w:ascii="楷体" w:eastAsia="楷体" w:hAnsi="楷体"/>
          <w:sz w:val="24"/>
          <w:szCs w:val="24"/>
        </w:rPr>
      </w:pPr>
      <w:r>
        <w:rPr>
          <w:rFonts w:ascii="楷体" w:eastAsia="楷体" w:hAnsi="楷体" w:hint="eastAsia"/>
          <w:sz w:val="24"/>
          <w:szCs w:val="24"/>
        </w:rPr>
        <w:t>对于用户每次出行，只能得到用户去了哪个站点，训练数据中只有正样本。对此，我们需要在剩余的站点中选择负样本，从而使得模型能够更好的训练。选择负样本的方式有多种：1）余下的所有站点当作负样本，这种方法简单，但是缺点也很明显，就是会导致正负样本严重不平衡。2）从余下的站点中中随机选取一部分作为负样本，这种方法虽然不会导致正负样本不平衡，但是会有一定的随机性。3）计算站点之间的相似度，选择与用户目的站点相似的其他站点作为负样本，这种方法避免了选择的随机性，并且不会导致正负样本失衡，因此，模型选择这种方法选择站点负样本。</w:t>
      </w:r>
    </w:p>
    <w:p w14:paraId="56FA06E2" w14:textId="77777777" w:rsidR="00EE497F" w:rsidRDefault="00EE497F" w:rsidP="00EE497F">
      <w:pPr>
        <w:spacing w:line="400" w:lineRule="exact"/>
        <w:ind w:firstLineChars="200" w:firstLine="480"/>
        <w:rPr>
          <w:rFonts w:ascii="楷体" w:eastAsia="楷体" w:hAnsi="楷体"/>
          <w:sz w:val="24"/>
          <w:szCs w:val="24"/>
        </w:rPr>
      </w:pPr>
      <w:r>
        <w:rPr>
          <w:rFonts w:ascii="楷体" w:eastAsia="楷体" w:hAnsi="楷体" w:hint="eastAsia"/>
          <w:sz w:val="24"/>
          <w:szCs w:val="24"/>
        </w:rPr>
        <w:t>模型使用站点的画像数据计算站点之间的相似度，相似度计算方式使用余弦距离：</w:t>
      </w:r>
    </w:p>
    <w:p w14:paraId="50E6F0CE" w14:textId="77777777" w:rsidR="00EE497F" w:rsidRDefault="00EE497F" w:rsidP="00EE497F">
      <w:pPr>
        <w:ind w:firstLineChars="200" w:firstLine="480"/>
        <w:rPr>
          <w:rFonts w:ascii="楷体" w:eastAsia="楷体" w:hAnsi="楷体"/>
          <w:sz w:val="24"/>
          <w:szCs w:val="24"/>
        </w:rPr>
      </w:pPr>
      <m:oMathPara>
        <m:oMath>
          <m:r>
            <w:rPr>
              <w:rFonts w:ascii="Cambria Math" w:eastAsia="楷体" w:hAnsi="Cambria Math"/>
              <w:sz w:val="24"/>
              <w:szCs w:val="24"/>
            </w:rPr>
            <m:t>dis=</m:t>
          </m:r>
          <m:f>
            <m:fPr>
              <m:ctrlPr>
                <w:rPr>
                  <w:rFonts w:ascii="Cambria Math" w:eastAsia="楷体" w:hAnsi="Cambria Math"/>
                  <w:i/>
                  <w:sz w:val="24"/>
                  <w:szCs w:val="24"/>
                </w:rPr>
              </m:ctrlPr>
            </m:fPr>
            <m:num>
              <m:r>
                <m:rPr>
                  <m:sty m:val="bi"/>
                </m:rPr>
                <w:rPr>
                  <w:rFonts w:ascii="Cambria Math" w:eastAsia="楷体" w:hAnsi="Cambria Math"/>
                  <w:sz w:val="24"/>
                  <w:szCs w:val="24"/>
                </w:rPr>
                <m:t>x∙y</m:t>
              </m:r>
            </m:num>
            <m:den>
              <m:r>
                <w:rPr>
                  <w:rFonts w:ascii="Cambria Math" w:eastAsia="楷体" w:hAnsi="Cambria Math"/>
                  <w:sz w:val="24"/>
                  <w:szCs w:val="24"/>
                </w:rPr>
                <m:t>|</m:t>
              </m:r>
              <m:d>
                <m:dPr>
                  <m:begChr m:val="|"/>
                  <m:endChr m:val="|"/>
                  <m:ctrlPr>
                    <w:rPr>
                      <w:rFonts w:ascii="Cambria Math" w:eastAsia="楷体" w:hAnsi="Cambria Math"/>
                      <w:i/>
                      <w:sz w:val="24"/>
                      <w:szCs w:val="24"/>
                    </w:rPr>
                  </m:ctrlPr>
                </m:dPr>
                <m:e>
                  <m:r>
                    <m:rPr>
                      <m:sty m:val="bi"/>
                    </m:rPr>
                    <w:rPr>
                      <w:rFonts w:ascii="Cambria Math" w:eastAsia="楷体" w:hAnsi="Cambria Math"/>
                      <w:sz w:val="24"/>
                      <w:szCs w:val="24"/>
                    </w:rPr>
                    <m:t>x</m:t>
                  </m:r>
                </m:e>
              </m:d>
              <m:r>
                <w:rPr>
                  <w:rFonts w:ascii="Cambria Math" w:eastAsia="楷体" w:hAnsi="Cambria Math"/>
                  <w:sz w:val="24"/>
                  <w:szCs w:val="24"/>
                </w:rPr>
                <m:t>|∙|</m:t>
              </m:r>
              <m:d>
                <m:dPr>
                  <m:begChr m:val="|"/>
                  <m:endChr m:val="|"/>
                  <m:ctrlPr>
                    <w:rPr>
                      <w:rFonts w:ascii="Cambria Math" w:eastAsia="楷体" w:hAnsi="Cambria Math"/>
                      <w:i/>
                      <w:sz w:val="24"/>
                      <w:szCs w:val="24"/>
                    </w:rPr>
                  </m:ctrlPr>
                </m:dPr>
                <m:e>
                  <m:r>
                    <m:rPr>
                      <m:sty m:val="bi"/>
                    </m:rPr>
                    <w:rPr>
                      <w:rFonts w:ascii="Cambria Math" w:eastAsia="楷体" w:hAnsi="Cambria Math"/>
                      <w:sz w:val="24"/>
                      <w:szCs w:val="24"/>
                    </w:rPr>
                    <m:t>y</m:t>
                  </m:r>
                </m:e>
              </m:d>
              <m:r>
                <w:rPr>
                  <w:rFonts w:ascii="Cambria Math" w:eastAsia="楷体" w:hAnsi="Cambria Math"/>
                  <w:sz w:val="24"/>
                  <w:szCs w:val="24"/>
                </w:rPr>
                <m:t>|</m:t>
              </m:r>
            </m:den>
          </m:f>
        </m:oMath>
      </m:oMathPara>
    </w:p>
    <w:p w14:paraId="46B0ED78" w14:textId="77777777" w:rsidR="00EE497F" w:rsidRDefault="00EE497F" w:rsidP="00EE497F">
      <w:pPr>
        <w:spacing w:line="400" w:lineRule="exact"/>
        <w:ind w:firstLineChars="200" w:firstLine="480"/>
        <w:rPr>
          <w:rFonts w:ascii="楷体" w:eastAsia="楷体" w:hAnsi="楷体"/>
          <w:sz w:val="24"/>
          <w:szCs w:val="24"/>
        </w:rPr>
      </w:pPr>
      <w:r>
        <w:rPr>
          <w:rFonts w:ascii="楷体" w:eastAsia="楷体" w:hAnsi="楷体" w:hint="eastAsia"/>
          <w:sz w:val="24"/>
          <w:szCs w:val="24"/>
        </w:rPr>
        <w:t>根据距离计算公式，选择与目标站点相似的前N个站点当作模型的负样本。</w:t>
      </w:r>
    </w:p>
    <w:p w14:paraId="36291EC8" w14:textId="53375B06" w:rsidR="00034CE6" w:rsidRDefault="00EE497F" w:rsidP="00034CE6">
      <w:pPr>
        <w:pStyle w:val="5"/>
      </w:pPr>
      <w:r>
        <w:rPr>
          <w:rFonts w:hint="eastAsia"/>
        </w:rPr>
        <w:t xml:space="preserve"> 排序</w:t>
      </w:r>
    </w:p>
    <w:p w14:paraId="3BE62DEE" w14:textId="3CF67654" w:rsidR="00865B57" w:rsidRPr="00865B57" w:rsidRDefault="00EE497F" w:rsidP="00865B57">
      <w:pPr>
        <w:spacing w:line="400" w:lineRule="exact"/>
        <w:ind w:firstLineChars="200" w:firstLine="480"/>
        <w:rPr>
          <w:rFonts w:ascii="楷体" w:eastAsia="楷体" w:hAnsi="楷体"/>
          <w:sz w:val="24"/>
          <w:szCs w:val="24"/>
        </w:rPr>
      </w:pPr>
      <w:r w:rsidRPr="00EE497F">
        <w:rPr>
          <w:rFonts w:ascii="楷体" w:eastAsia="楷体" w:hAnsi="楷体" w:hint="eastAsia"/>
          <w:sz w:val="24"/>
          <w:szCs w:val="24"/>
        </w:rPr>
        <w:t>排序主要功能是使用训练得到的模型对站点进行打分，预测用户去往各个站点的概率，并按照概率的高低返回排序结果。由于每个城市地铁站点数量固定，排序时会对每个站点都进行预测，这样确保不会错过每个用户可能去往的站点</w:t>
      </w:r>
      <w:r w:rsidR="00865B57" w:rsidRPr="00865B57">
        <w:rPr>
          <w:rFonts w:ascii="楷体" w:eastAsia="楷体" w:hAnsi="楷体" w:hint="eastAsia"/>
          <w:sz w:val="24"/>
          <w:szCs w:val="24"/>
        </w:rPr>
        <w:t>。</w:t>
      </w:r>
    </w:p>
    <w:p w14:paraId="087CE253" w14:textId="77777777" w:rsidR="00AC4CBC" w:rsidRPr="00381CCF" w:rsidRDefault="00AC4CBC" w:rsidP="006430A9">
      <w:pPr>
        <w:pStyle w:val="1"/>
      </w:pPr>
      <w:r w:rsidRPr="006F66F5">
        <w:rPr>
          <w:rFonts w:hint="eastAsia"/>
        </w:rPr>
        <w:lastRenderedPageBreak/>
        <w:t>可行性分析</w:t>
      </w:r>
    </w:p>
    <w:p w14:paraId="3A033BFB" w14:textId="77777777" w:rsidR="00AC4CBC" w:rsidRPr="0092724A" w:rsidRDefault="00AC4CBC" w:rsidP="00AC4CBC">
      <w:pPr>
        <w:spacing w:line="400" w:lineRule="exact"/>
        <w:ind w:firstLineChars="202" w:firstLine="487"/>
        <w:rPr>
          <w:rFonts w:eastAsia="楷体_GB2312"/>
          <w:sz w:val="24"/>
        </w:rPr>
      </w:pPr>
      <w:r w:rsidRPr="0092724A">
        <w:rPr>
          <w:rFonts w:eastAsia="楷体_GB2312"/>
          <w:b/>
          <w:sz w:val="24"/>
        </w:rPr>
        <w:t>研究目标明确：</w:t>
      </w:r>
      <w:r w:rsidRPr="0092724A">
        <w:rPr>
          <w:rFonts w:eastAsia="楷体_GB2312"/>
          <w:sz w:val="24"/>
        </w:rPr>
        <w:t>本课题的研究目标来源于</w:t>
      </w:r>
      <w:r w:rsidRPr="0092724A">
        <w:rPr>
          <w:rFonts w:eastAsia="楷体_GB2312"/>
          <w:sz w:val="24"/>
        </w:rPr>
        <w:t>Mashup</w:t>
      </w:r>
      <w:r w:rsidRPr="0092724A">
        <w:rPr>
          <w:rFonts w:eastAsia="楷体_GB2312"/>
          <w:sz w:val="24"/>
        </w:rPr>
        <w:t>服务中用户隐私信息保护问题的实际需要，定位于应用基础研究，确定了明确的研究目标。</w:t>
      </w:r>
    </w:p>
    <w:p w14:paraId="2920DE02" w14:textId="77777777" w:rsidR="00AC4CBC" w:rsidRPr="0092724A" w:rsidRDefault="00AC4CBC" w:rsidP="00AC4CBC">
      <w:pPr>
        <w:spacing w:line="400" w:lineRule="exact"/>
        <w:ind w:firstLineChars="202" w:firstLine="487"/>
        <w:rPr>
          <w:rFonts w:eastAsia="楷体_GB2312"/>
          <w:sz w:val="24"/>
        </w:rPr>
      </w:pPr>
      <w:r w:rsidRPr="0092724A">
        <w:rPr>
          <w:rFonts w:eastAsia="楷体_GB2312"/>
          <w:b/>
          <w:sz w:val="24"/>
        </w:rPr>
        <w:t>技术方案可行：</w:t>
      </w:r>
      <w:r w:rsidRPr="0092724A">
        <w:rPr>
          <w:rFonts w:eastAsia="楷体_GB2312"/>
          <w:sz w:val="24"/>
        </w:rPr>
        <w:t>实现本课题的研究目标需要解决一些关键的科学问题，课题组针对</w:t>
      </w:r>
      <w:r w:rsidRPr="0092724A">
        <w:rPr>
          <w:rFonts w:eastAsia="楷体_GB2312"/>
          <w:sz w:val="24"/>
        </w:rPr>
        <w:t>Mashup</w:t>
      </w:r>
      <w:r w:rsidRPr="0092724A">
        <w:rPr>
          <w:rFonts w:eastAsia="楷体_GB2312"/>
          <w:sz w:val="24"/>
        </w:rPr>
        <w:t>服务中后端服务与</w:t>
      </w:r>
      <w:r w:rsidRPr="0092724A">
        <w:rPr>
          <w:rFonts w:eastAsia="楷体_GB2312"/>
          <w:sz w:val="24"/>
        </w:rPr>
        <w:t>Mashup</w:t>
      </w:r>
      <w:r w:rsidRPr="0092724A">
        <w:rPr>
          <w:rFonts w:eastAsia="楷体_GB2312"/>
          <w:sz w:val="24"/>
        </w:rPr>
        <w:t>主站的信息交互技术以及</w:t>
      </w:r>
      <w:r w:rsidRPr="0092724A">
        <w:rPr>
          <w:rFonts w:eastAsia="楷体_GB2312"/>
          <w:sz w:val="24"/>
        </w:rPr>
        <w:t>Mashup</w:t>
      </w:r>
      <w:r w:rsidRPr="0092724A">
        <w:rPr>
          <w:rFonts w:eastAsia="楷体_GB2312"/>
          <w:sz w:val="24"/>
        </w:rPr>
        <w:t>服务中的授权访问方法进行了前期研究，调研并总结了需要解决的关键科学问题，对这些关键科学问题进行了深入的分析并已经有了初步的解决思路，包括初步确定提出基于</w:t>
      </w:r>
      <w:r>
        <w:rPr>
          <w:rFonts w:eastAsia="楷体_GB2312" w:hint="eastAsia"/>
          <w:sz w:val="24"/>
        </w:rPr>
        <w:t>挖掘</w:t>
      </w:r>
      <w:r w:rsidRPr="0092724A">
        <w:rPr>
          <w:rFonts w:eastAsia="楷体_GB2312"/>
          <w:sz w:val="24"/>
        </w:rPr>
        <w:t>方法对后端服务中的信息源进行划分；初步提出了面向</w:t>
      </w:r>
      <w:r w:rsidRPr="0092724A">
        <w:rPr>
          <w:rFonts w:eastAsia="楷体_GB2312"/>
          <w:sz w:val="24"/>
        </w:rPr>
        <w:t>Mashup</w:t>
      </w:r>
      <w:r w:rsidRPr="0092724A">
        <w:rPr>
          <w:rFonts w:eastAsia="楷体_GB2312"/>
          <w:sz w:val="24"/>
        </w:rPr>
        <w:t>服务中授权访问的隐私信息感知方法；初步验证了本课题所提出的技术方案是可行的。同时课题组对后续研究内容有清楚认识和深刻理解，所提出的研究思路和技术途径明确、具体，针对性强。</w:t>
      </w:r>
    </w:p>
    <w:p w14:paraId="6CF1B3B0" w14:textId="77777777" w:rsidR="00AC4CBC" w:rsidRPr="0092724A" w:rsidRDefault="00AC4CBC" w:rsidP="00AC4CBC">
      <w:pPr>
        <w:spacing w:line="400" w:lineRule="exact"/>
        <w:ind w:firstLineChars="202" w:firstLine="487"/>
        <w:rPr>
          <w:rFonts w:eastAsia="楷体_GB2312"/>
          <w:sz w:val="24"/>
        </w:rPr>
      </w:pPr>
      <w:r w:rsidRPr="0092724A">
        <w:rPr>
          <w:rFonts w:eastAsia="楷体_GB2312"/>
          <w:b/>
          <w:sz w:val="24"/>
        </w:rPr>
        <w:t>研究基础具备：</w:t>
      </w:r>
      <w:r w:rsidRPr="0092724A">
        <w:rPr>
          <w:rFonts w:eastAsia="楷体_GB2312"/>
          <w:sz w:val="24"/>
        </w:rPr>
        <w:t>申请人及所在的课题组长期从事服务安全与访问控制领域的关键技术研究，</w:t>
      </w:r>
      <w:r>
        <w:rPr>
          <w:rFonts w:eastAsia="楷体_GB2312" w:hint="eastAsia"/>
          <w:sz w:val="24"/>
        </w:rPr>
        <w:t>发表了多篇</w:t>
      </w:r>
      <w:r>
        <w:rPr>
          <w:rFonts w:eastAsia="楷体_GB2312" w:hint="eastAsia"/>
          <w:sz w:val="24"/>
        </w:rPr>
        <w:t>SCI</w:t>
      </w:r>
      <w:r>
        <w:rPr>
          <w:rFonts w:eastAsia="楷体_GB2312" w:hint="eastAsia"/>
          <w:sz w:val="24"/>
        </w:rPr>
        <w:t>论文。</w:t>
      </w:r>
      <w:r w:rsidRPr="0092724A">
        <w:rPr>
          <w:rFonts w:eastAsia="楷体_GB2312"/>
          <w:sz w:val="24"/>
        </w:rPr>
        <w:t>在移动互联网、服务计算等新型技术和需求下</w:t>
      </w:r>
      <w:r>
        <w:rPr>
          <w:rFonts w:eastAsia="楷体_GB2312" w:hint="eastAsia"/>
          <w:sz w:val="24"/>
        </w:rPr>
        <w:t>对</w:t>
      </w:r>
      <w:r w:rsidRPr="0092724A">
        <w:rPr>
          <w:rFonts w:eastAsia="楷体_GB2312"/>
          <w:sz w:val="24"/>
        </w:rPr>
        <w:t>服务安全体系结构、访问控制、授权访问和组合服务隐私保护方面已有较为深入的研究，为开展</w:t>
      </w:r>
      <w:r w:rsidRPr="0092724A">
        <w:rPr>
          <w:rFonts w:eastAsia="楷体_GB2312"/>
          <w:sz w:val="24"/>
        </w:rPr>
        <w:t>Mashup</w:t>
      </w:r>
      <w:r w:rsidRPr="0092724A">
        <w:rPr>
          <w:rFonts w:eastAsia="楷体_GB2312"/>
          <w:sz w:val="24"/>
        </w:rPr>
        <w:t>服务隐私信息感知的授权访问方法的研究创造了条件。同时课题组内人员具有良好的知识交叉结构，为本课题的顺利开展奠定了重要的研究基础。</w:t>
      </w:r>
    </w:p>
    <w:p w14:paraId="0F875349" w14:textId="77777777" w:rsidR="00AC4CBC" w:rsidRPr="0092724A" w:rsidRDefault="00AC4CBC" w:rsidP="00AC4CBC">
      <w:pPr>
        <w:spacing w:line="400" w:lineRule="exact"/>
        <w:ind w:firstLineChars="200" w:firstLine="482"/>
        <w:rPr>
          <w:rFonts w:eastAsia="楷体_GB2312"/>
          <w:sz w:val="24"/>
        </w:rPr>
      </w:pPr>
      <w:r w:rsidRPr="0092724A">
        <w:rPr>
          <w:rFonts w:eastAsia="楷体_GB2312"/>
          <w:b/>
          <w:sz w:val="24"/>
        </w:rPr>
        <w:t>实验环境支撑：</w:t>
      </w:r>
      <w:r w:rsidRPr="0092724A">
        <w:rPr>
          <w:rFonts w:eastAsia="楷体_GB2312"/>
          <w:sz w:val="24"/>
        </w:rPr>
        <w:t>课题组所属并依托于</w:t>
      </w:r>
      <w:r>
        <w:rPr>
          <w:rFonts w:eastAsia="楷体_GB2312"/>
          <w:sz w:val="24"/>
        </w:rPr>
        <w:t>北京邮电大学网络与交换技术国家重点实验室，</w:t>
      </w:r>
      <w:r w:rsidRPr="0092724A">
        <w:rPr>
          <w:rFonts w:eastAsia="楷体_GB2312"/>
          <w:sz w:val="24"/>
        </w:rPr>
        <w:t>具有良好的科研环境和一流的实验条件。课题组现已拥有多种高性能容错计算机、多个不同厂家的交换机平台、较多的高性能工作站和丰富的软件，自行开发并构造了一整套面向下一代电信网和互联网的安全评测平台（</w:t>
      </w:r>
      <w:r w:rsidRPr="0092724A">
        <w:rPr>
          <w:rFonts w:eastAsia="楷体_GB2312"/>
          <w:sz w:val="24"/>
        </w:rPr>
        <w:t>NTISAP</w:t>
      </w:r>
      <w:r w:rsidRPr="0092724A">
        <w:rPr>
          <w:rFonts w:eastAsia="楷体_GB2312"/>
          <w:sz w:val="24"/>
        </w:rPr>
        <w:t>）和相关测试仪表，自行研发和建设了下一代互联网业务支撑平台（</w:t>
      </w:r>
      <w:r w:rsidRPr="0092724A">
        <w:rPr>
          <w:rFonts w:eastAsia="楷体_GB2312"/>
          <w:sz w:val="24"/>
        </w:rPr>
        <w:t>NSSP</w:t>
      </w:r>
      <w:r w:rsidRPr="0092724A">
        <w:rPr>
          <w:rFonts w:eastAsia="楷体_GB2312"/>
          <w:sz w:val="24"/>
        </w:rPr>
        <w:t>），自行研发了融合网络业务支撑环境（</w:t>
      </w:r>
      <w:r w:rsidRPr="0092724A">
        <w:rPr>
          <w:rFonts w:eastAsia="楷体_GB2312"/>
          <w:sz w:val="24"/>
        </w:rPr>
        <w:t>ISSE</w:t>
      </w:r>
      <w:r w:rsidRPr="0092724A">
        <w:rPr>
          <w:rFonts w:eastAsia="楷体_GB2312"/>
          <w:sz w:val="24"/>
        </w:rPr>
        <w:t>），并拥有一批自行开发的网络安全模拟测试工具。</w:t>
      </w:r>
    </w:p>
    <w:p w14:paraId="5592E42C" w14:textId="77777777" w:rsidR="00AC4CBC" w:rsidRDefault="00AC4CBC" w:rsidP="00AC4CBC">
      <w:pPr>
        <w:spacing w:line="400" w:lineRule="exact"/>
        <w:ind w:firstLineChars="202" w:firstLine="485"/>
        <w:rPr>
          <w:rFonts w:ascii="楷体_GB2312" w:eastAsia="楷体_GB2312"/>
          <w:sz w:val="24"/>
        </w:rPr>
      </w:pPr>
      <w:r w:rsidRPr="0092724A">
        <w:rPr>
          <w:rFonts w:eastAsia="楷体_GB2312"/>
          <w:sz w:val="24"/>
        </w:rPr>
        <w:t>综上所述，本课题无论在关键理论和技术研究方面，还是在系统实验仿真方面，研究隐私感知的</w:t>
      </w:r>
      <w:r w:rsidRPr="0092724A">
        <w:rPr>
          <w:rFonts w:eastAsia="楷体_GB2312"/>
          <w:sz w:val="24"/>
        </w:rPr>
        <w:t>Mashup</w:t>
      </w:r>
      <w:r w:rsidRPr="0092724A">
        <w:rPr>
          <w:rFonts w:eastAsia="楷体_GB2312"/>
          <w:sz w:val="24"/>
        </w:rPr>
        <w:t>服务授权访问机制都具有可行性。</w:t>
      </w:r>
    </w:p>
    <w:p w14:paraId="7F483EDA" w14:textId="77777777" w:rsidR="00392C9C" w:rsidRPr="00AC4CBC" w:rsidRDefault="00392C9C" w:rsidP="00392C9C">
      <w:pPr>
        <w:snapToGrid w:val="0"/>
        <w:spacing w:line="440" w:lineRule="exact"/>
        <w:ind w:firstLineChars="196" w:firstLine="470"/>
        <w:rPr>
          <w:rFonts w:ascii="宋体" w:hAnsi="宋体"/>
          <w:sz w:val="24"/>
          <w:szCs w:val="24"/>
        </w:rPr>
      </w:pPr>
    </w:p>
    <w:p w14:paraId="11A02D5B" w14:textId="77777777" w:rsidR="00392C9C" w:rsidRDefault="00392C9C" w:rsidP="00392C9C">
      <w:pPr>
        <w:snapToGrid w:val="0"/>
        <w:spacing w:line="440" w:lineRule="exact"/>
        <w:ind w:firstLineChars="196" w:firstLine="549"/>
        <w:rPr>
          <w:rFonts w:ascii="楷体" w:eastAsia="楷体" w:hAnsi="楷体" w:cs="楷体_GB2312"/>
          <w:b/>
          <w:bCs/>
          <w:color w:val="0070C0"/>
          <w:sz w:val="28"/>
          <w:szCs w:val="28"/>
        </w:rPr>
      </w:pPr>
      <w:r w:rsidRPr="00F41D4D">
        <w:rPr>
          <w:rFonts w:ascii="楷体" w:eastAsia="楷体" w:hAnsi="楷体"/>
          <w:color w:val="0070C0"/>
          <w:sz w:val="28"/>
          <w:szCs w:val="28"/>
        </w:rPr>
        <w:t>4</w:t>
      </w:r>
      <w:r w:rsidRPr="00F41D4D">
        <w:rPr>
          <w:rFonts w:ascii="楷体" w:eastAsia="楷体" w:hAnsi="楷体" w:cs="楷体_GB2312" w:hint="eastAsia"/>
          <w:color w:val="0070C0"/>
          <w:sz w:val="28"/>
          <w:szCs w:val="28"/>
        </w:rPr>
        <w:t>．</w:t>
      </w:r>
      <w:r w:rsidRPr="00F41D4D">
        <w:rPr>
          <w:rFonts w:ascii="楷体" w:eastAsia="楷体" w:hAnsi="楷体" w:cs="楷体_GB2312" w:hint="eastAsia"/>
          <w:b/>
          <w:bCs/>
          <w:color w:val="0070C0"/>
          <w:sz w:val="28"/>
          <w:szCs w:val="28"/>
        </w:rPr>
        <w:t>本项目的特色与创新之处；</w:t>
      </w:r>
    </w:p>
    <w:p w14:paraId="48F8AEC9" w14:textId="49A17337" w:rsidR="00AC4CBC" w:rsidRPr="00CB7402" w:rsidRDefault="004702FE" w:rsidP="00AC4CBC">
      <w:pPr>
        <w:autoSpaceDE w:val="0"/>
        <w:autoSpaceDN w:val="0"/>
        <w:adjustRightInd w:val="0"/>
        <w:spacing w:line="400" w:lineRule="exact"/>
        <w:ind w:firstLineChars="200" w:firstLine="482"/>
        <w:rPr>
          <w:rFonts w:eastAsia="楷体_GB2312"/>
          <w:sz w:val="28"/>
          <w:szCs w:val="28"/>
        </w:rPr>
      </w:pPr>
      <w:r>
        <w:rPr>
          <w:rFonts w:eastAsia="楷体_GB2312" w:hint="eastAsia"/>
          <w:b/>
          <w:kern w:val="0"/>
          <w:sz w:val="24"/>
        </w:rPr>
        <w:t>结合</w:t>
      </w:r>
      <w:r w:rsidR="00565C95">
        <w:rPr>
          <w:rFonts w:eastAsia="楷体_GB2312" w:hint="eastAsia"/>
          <w:b/>
          <w:kern w:val="0"/>
          <w:sz w:val="24"/>
        </w:rPr>
        <w:t>移动</w:t>
      </w:r>
      <w:r w:rsidR="00565C95">
        <w:rPr>
          <w:rFonts w:eastAsia="楷体_GB2312"/>
          <w:b/>
          <w:kern w:val="0"/>
          <w:sz w:val="24"/>
        </w:rPr>
        <w:t>互联网的文本数据</w:t>
      </w:r>
      <w:r>
        <w:rPr>
          <w:rFonts w:eastAsia="楷体_GB2312"/>
          <w:b/>
          <w:kern w:val="0"/>
          <w:sz w:val="24"/>
        </w:rPr>
        <w:t>进行客流预测和路线推荐</w:t>
      </w:r>
      <w:r w:rsidR="00AC4CBC" w:rsidRPr="00440E41">
        <w:rPr>
          <w:rFonts w:eastAsia="楷体_GB2312" w:hint="eastAsia"/>
          <w:b/>
          <w:kern w:val="0"/>
          <w:sz w:val="24"/>
        </w:rPr>
        <w:t>是本课题的特色之处。</w:t>
      </w:r>
      <w:r>
        <w:rPr>
          <w:rFonts w:eastAsia="楷体_GB2312" w:hint="eastAsia"/>
          <w:kern w:val="0"/>
          <w:sz w:val="24"/>
        </w:rPr>
        <w:t>传统的</w:t>
      </w:r>
      <w:r>
        <w:rPr>
          <w:rFonts w:eastAsia="楷体_GB2312"/>
          <w:kern w:val="0"/>
          <w:sz w:val="24"/>
        </w:rPr>
        <w:t>轨道交通规划</w:t>
      </w:r>
      <w:r>
        <w:rPr>
          <w:rFonts w:eastAsia="楷体_GB2312" w:hint="eastAsia"/>
          <w:kern w:val="0"/>
          <w:sz w:val="24"/>
        </w:rPr>
        <w:t>数据</w:t>
      </w:r>
      <w:r>
        <w:rPr>
          <w:rFonts w:eastAsia="楷体_GB2312"/>
          <w:kern w:val="0"/>
          <w:sz w:val="24"/>
        </w:rPr>
        <w:t>来源单一，</w:t>
      </w:r>
      <w:r>
        <w:rPr>
          <w:rFonts w:eastAsia="楷体_GB2312" w:hint="eastAsia"/>
          <w:kern w:val="0"/>
          <w:sz w:val="24"/>
        </w:rPr>
        <w:t>尤其</w:t>
      </w:r>
      <w:r>
        <w:rPr>
          <w:rFonts w:eastAsia="楷体_GB2312"/>
          <w:kern w:val="0"/>
          <w:sz w:val="24"/>
        </w:rPr>
        <w:t>是移动互联网</w:t>
      </w:r>
      <w:r>
        <w:rPr>
          <w:rFonts w:eastAsia="楷体_GB2312" w:hint="eastAsia"/>
          <w:kern w:val="0"/>
          <w:sz w:val="24"/>
        </w:rPr>
        <w:t>数据</w:t>
      </w:r>
      <w:r>
        <w:rPr>
          <w:rFonts w:eastAsia="楷体_GB2312"/>
          <w:kern w:val="0"/>
          <w:sz w:val="24"/>
        </w:rPr>
        <w:t>和轨道交通结合</w:t>
      </w:r>
      <w:r>
        <w:rPr>
          <w:rFonts w:eastAsia="楷体_GB2312" w:hint="eastAsia"/>
          <w:kern w:val="0"/>
          <w:sz w:val="24"/>
        </w:rPr>
        <w:t>的</w:t>
      </w:r>
      <w:r>
        <w:rPr>
          <w:rFonts w:eastAsia="楷体_GB2312"/>
          <w:kern w:val="0"/>
          <w:sz w:val="24"/>
        </w:rPr>
        <w:t>研究成果欠缺，而本课题则</w:t>
      </w:r>
      <w:r>
        <w:rPr>
          <w:rFonts w:eastAsia="楷体_GB2312" w:hint="eastAsia"/>
          <w:kern w:val="0"/>
          <w:sz w:val="24"/>
        </w:rPr>
        <w:t>基于</w:t>
      </w:r>
      <w:r>
        <w:rPr>
          <w:rFonts w:eastAsia="楷体_GB2312"/>
          <w:kern w:val="0"/>
          <w:sz w:val="24"/>
        </w:rPr>
        <w:t>多维数据</w:t>
      </w:r>
      <w:r>
        <w:rPr>
          <w:rFonts w:eastAsia="楷体_GB2312" w:hint="eastAsia"/>
          <w:kern w:val="0"/>
          <w:sz w:val="24"/>
        </w:rPr>
        <w:t>进行</w:t>
      </w:r>
      <w:r>
        <w:rPr>
          <w:rFonts w:eastAsia="楷体_GB2312"/>
          <w:kern w:val="0"/>
          <w:sz w:val="24"/>
        </w:rPr>
        <w:t>挖掘，</w:t>
      </w:r>
      <w:r>
        <w:rPr>
          <w:rFonts w:eastAsia="楷体_GB2312" w:hint="eastAsia"/>
          <w:kern w:val="0"/>
          <w:sz w:val="24"/>
        </w:rPr>
        <w:t>特别</w:t>
      </w:r>
      <w:r w:rsidR="00B57F2B">
        <w:rPr>
          <w:rFonts w:eastAsia="楷体_GB2312"/>
          <w:kern w:val="0"/>
          <w:sz w:val="24"/>
        </w:rPr>
        <w:t>是</w:t>
      </w:r>
      <w:r w:rsidR="00B57F2B">
        <w:rPr>
          <w:rFonts w:eastAsia="楷体_GB2312" w:hint="eastAsia"/>
          <w:kern w:val="0"/>
          <w:sz w:val="24"/>
        </w:rPr>
        <w:t>利用</w:t>
      </w:r>
      <w:r w:rsidR="00B57F2B">
        <w:rPr>
          <w:rFonts w:eastAsia="楷体_GB2312"/>
          <w:kern w:val="0"/>
          <w:sz w:val="24"/>
        </w:rPr>
        <w:t>商家评论和微博文本，来</w:t>
      </w:r>
      <w:r w:rsidR="00B57F2B">
        <w:rPr>
          <w:rFonts w:eastAsia="楷体_GB2312" w:hint="eastAsia"/>
          <w:kern w:val="0"/>
          <w:sz w:val="24"/>
        </w:rPr>
        <w:t>挖掘</w:t>
      </w:r>
      <w:r>
        <w:rPr>
          <w:rFonts w:eastAsia="楷体_GB2312"/>
          <w:kern w:val="0"/>
          <w:sz w:val="24"/>
        </w:rPr>
        <w:t>出行相关的商家特征，</w:t>
      </w:r>
      <w:r w:rsidR="00B57F2B">
        <w:rPr>
          <w:rFonts w:eastAsia="楷体_GB2312" w:hint="eastAsia"/>
          <w:kern w:val="0"/>
          <w:sz w:val="24"/>
        </w:rPr>
        <w:t>并</w:t>
      </w:r>
      <w:r w:rsidR="00B57F2B">
        <w:rPr>
          <w:rFonts w:eastAsia="楷体_GB2312"/>
          <w:kern w:val="0"/>
          <w:sz w:val="24"/>
        </w:rPr>
        <w:t>融合到客流预测和</w:t>
      </w:r>
      <w:r w:rsidR="00B57F2B">
        <w:rPr>
          <w:rFonts w:eastAsia="楷体_GB2312" w:hint="eastAsia"/>
          <w:kern w:val="0"/>
          <w:sz w:val="24"/>
        </w:rPr>
        <w:t>路线</w:t>
      </w:r>
      <w:r w:rsidR="00B57F2B">
        <w:rPr>
          <w:rFonts w:eastAsia="楷体_GB2312"/>
          <w:kern w:val="0"/>
          <w:sz w:val="24"/>
        </w:rPr>
        <w:t>推荐中。</w:t>
      </w:r>
      <w:r w:rsidR="00B57F2B" w:rsidRPr="00B57F2B">
        <w:rPr>
          <w:rFonts w:eastAsia="楷体_GB2312" w:hint="eastAsia"/>
          <w:kern w:val="0"/>
          <w:sz w:val="24"/>
        </w:rPr>
        <w:t>课题的研究工作涉及文本挖掘、客流预测、多因素融合的推荐方法，同时研究</w:t>
      </w:r>
      <w:r w:rsidR="00B57F2B" w:rsidRPr="00B57F2B">
        <w:rPr>
          <w:rFonts w:eastAsia="楷体_GB2312" w:hint="eastAsia"/>
          <w:kern w:val="0"/>
          <w:sz w:val="24"/>
        </w:rPr>
        <w:lastRenderedPageBreak/>
        <w:t>上述理论问题在轨道交通出行中的应用方案</w:t>
      </w:r>
      <w:r w:rsidR="00AC4CBC">
        <w:rPr>
          <w:rFonts w:eastAsia="楷体_GB2312"/>
          <w:kern w:val="0"/>
          <w:sz w:val="24"/>
        </w:rPr>
        <w:t>。</w:t>
      </w:r>
      <w:r w:rsidR="00AC4CBC">
        <w:rPr>
          <w:rFonts w:eastAsia="楷体_GB2312" w:hint="eastAsia"/>
          <w:kern w:val="0"/>
          <w:sz w:val="24"/>
        </w:rPr>
        <w:t>同时</w:t>
      </w:r>
      <w:r w:rsidR="00AC4CBC">
        <w:rPr>
          <w:rFonts w:eastAsia="楷体_GB2312"/>
          <w:kern w:val="0"/>
          <w:sz w:val="24"/>
        </w:rPr>
        <w:t>本课题在如下三个</w:t>
      </w:r>
      <w:r w:rsidR="00AC4CBC">
        <w:rPr>
          <w:rFonts w:eastAsia="楷体_GB2312" w:hint="eastAsia"/>
          <w:kern w:val="0"/>
          <w:sz w:val="24"/>
        </w:rPr>
        <w:t>方面</w:t>
      </w:r>
      <w:r w:rsidR="00AC4CBC">
        <w:rPr>
          <w:rFonts w:eastAsia="楷体_GB2312"/>
          <w:kern w:val="0"/>
          <w:sz w:val="24"/>
        </w:rPr>
        <w:t>具有创新性：</w:t>
      </w:r>
    </w:p>
    <w:p w14:paraId="07562DBD" w14:textId="77777777" w:rsidR="00AC4CBC" w:rsidRDefault="00B57F2B" w:rsidP="00E57851">
      <w:pPr>
        <w:pStyle w:val="a7"/>
        <w:numPr>
          <w:ilvl w:val="0"/>
          <w:numId w:val="2"/>
        </w:numPr>
        <w:autoSpaceDE w:val="0"/>
        <w:autoSpaceDN w:val="0"/>
        <w:adjustRightInd w:val="0"/>
        <w:spacing w:line="400" w:lineRule="exact"/>
        <w:ind w:firstLineChars="0"/>
        <w:rPr>
          <w:rFonts w:ascii="楷体_GB2312" w:eastAsia="楷体_GB2312" w:cs="宋体"/>
          <w:b/>
          <w:kern w:val="0"/>
          <w:sz w:val="24"/>
          <w:szCs w:val="24"/>
        </w:rPr>
      </w:pPr>
      <w:r>
        <w:rPr>
          <w:rFonts w:ascii="楷体_GB2312" w:eastAsia="楷体_GB2312" w:cs="宋体" w:hint="eastAsia"/>
          <w:b/>
          <w:kern w:val="0"/>
          <w:sz w:val="24"/>
          <w:szCs w:val="24"/>
        </w:rPr>
        <w:t>商家标签</w:t>
      </w:r>
      <w:r>
        <w:rPr>
          <w:rFonts w:ascii="楷体_GB2312" w:eastAsia="楷体_GB2312" w:cs="宋体"/>
          <w:b/>
          <w:kern w:val="0"/>
          <w:sz w:val="24"/>
          <w:szCs w:val="24"/>
        </w:rPr>
        <w:t>优化</w:t>
      </w:r>
    </w:p>
    <w:p w14:paraId="10256189" w14:textId="77777777" w:rsidR="00AC4CBC" w:rsidRDefault="00B57F2B" w:rsidP="00AC4CBC">
      <w:pPr>
        <w:autoSpaceDE w:val="0"/>
        <w:autoSpaceDN w:val="0"/>
        <w:adjustRightInd w:val="0"/>
        <w:spacing w:line="400" w:lineRule="exact"/>
        <w:ind w:firstLineChars="200" w:firstLine="480"/>
        <w:rPr>
          <w:rFonts w:eastAsia="楷体_GB2312"/>
          <w:kern w:val="0"/>
          <w:sz w:val="24"/>
        </w:rPr>
      </w:pPr>
      <w:r>
        <w:rPr>
          <w:rFonts w:eastAsia="楷体_GB2312" w:hint="eastAsia"/>
          <w:kern w:val="0"/>
          <w:sz w:val="24"/>
        </w:rPr>
        <w:t>本课题</w:t>
      </w:r>
      <w:r>
        <w:rPr>
          <w:rFonts w:eastAsia="楷体_GB2312"/>
          <w:kern w:val="0"/>
          <w:sz w:val="24"/>
        </w:rPr>
        <w:t>将商家标签分类服务类标签和菜品类标签</w:t>
      </w:r>
      <w:r>
        <w:rPr>
          <w:rFonts w:eastAsia="楷体_GB2312" w:hint="eastAsia"/>
          <w:kern w:val="0"/>
          <w:sz w:val="24"/>
        </w:rPr>
        <w:t>，</w:t>
      </w:r>
      <w:r>
        <w:rPr>
          <w:rFonts w:eastAsia="楷体_GB2312"/>
          <w:kern w:val="0"/>
          <w:sz w:val="24"/>
        </w:rPr>
        <w:t>针对服务类标签</w:t>
      </w:r>
      <w:r>
        <w:rPr>
          <w:rFonts w:eastAsia="楷体_GB2312" w:hint="eastAsia"/>
          <w:kern w:val="0"/>
          <w:sz w:val="24"/>
        </w:rPr>
        <w:t>提取，</w:t>
      </w:r>
      <w:r>
        <w:rPr>
          <w:rFonts w:eastAsia="楷体_GB2312"/>
          <w:kern w:val="0"/>
          <w:sz w:val="24"/>
        </w:rPr>
        <w:t>将其转化为多标签分类问题，而对</w:t>
      </w:r>
      <w:r>
        <w:rPr>
          <w:rFonts w:eastAsia="楷体_GB2312" w:hint="eastAsia"/>
          <w:kern w:val="0"/>
          <w:sz w:val="24"/>
        </w:rPr>
        <w:t>菜品类</w:t>
      </w:r>
      <w:r>
        <w:rPr>
          <w:rFonts w:eastAsia="楷体_GB2312"/>
          <w:kern w:val="0"/>
          <w:sz w:val="24"/>
        </w:rPr>
        <w:t>标签提取，</w:t>
      </w:r>
      <w:r>
        <w:rPr>
          <w:rFonts w:eastAsia="楷体_GB2312" w:hint="eastAsia"/>
          <w:kern w:val="0"/>
          <w:sz w:val="24"/>
        </w:rPr>
        <w:t>则</w:t>
      </w:r>
      <w:r>
        <w:rPr>
          <w:rFonts w:eastAsia="楷体_GB2312"/>
          <w:kern w:val="0"/>
          <w:sz w:val="24"/>
        </w:rPr>
        <w:t>将其视为实体关系识别问题</w:t>
      </w:r>
      <w:r w:rsidR="00AC4CBC" w:rsidRPr="0092724A">
        <w:rPr>
          <w:rFonts w:eastAsia="楷体_GB2312"/>
          <w:kern w:val="0"/>
          <w:sz w:val="24"/>
        </w:rPr>
        <w:t>。</w:t>
      </w:r>
    </w:p>
    <w:p w14:paraId="051B8F41" w14:textId="77777777" w:rsidR="00B57F2B" w:rsidRPr="009D257D" w:rsidRDefault="00B57F2B" w:rsidP="00B57F2B">
      <w:pPr>
        <w:snapToGrid w:val="0"/>
        <w:spacing w:line="440" w:lineRule="exact"/>
        <w:ind w:firstLineChars="196" w:firstLine="470"/>
        <w:rPr>
          <w:rFonts w:eastAsia="楷体"/>
          <w:sz w:val="24"/>
        </w:rPr>
      </w:pPr>
      <w:r w:rsidRPr="009D257D">
        <w:rPr>
          <w:rFonts w:eastAsia="楷体"/>
          <w:sz w:val="24"/>
        </w:rPr>
        <w:t>优化文本多标签分类的关键在于标签关联挖掘，本</w:t>
      </w:r>
      <w:r w:rsidRPr="009D257D">
        <w:rPr>
          <w:rFonts w:eastAsia="楷体" w:hint="eastAsia"/>
          <w:sz w:val="24"/>
        </w:rPr>
        <w:t>课题</w:t>
      </w:r>
      <w:r w:rsidRPr="009D257D">
        <w:rPr>
          <w:rFonts w:eastAsia="楷体"/>
          <w:sz w:val="24"/>
        </w:rPr>
        <w:t>在传统分类模型中融入了</w:t>
      </w:r>
      <w:r w:rsidRPr="009D257D">
        <w:rPr>
          <w:rFonts w:eastAsia="楷体"/>
          <w:sz w:val="24"/>
        </w:rPr>
        <w:t>LDA</w:t>
      </w:r>
      <w:r w:rsidRPr="009D257D">
        <w:rPr>
          <w:rFonts w:eastAsia="楷体"/>
          <w:sz w:val="24"/>
        </w:rPr>
        <w:t>语义分析模块，并将其命名为语义嵌入模型。模型通过对标签的语义解析来挖掘标签之间的关联性，本文设计模型的整体结构并测试了模型在不同文本表示方法、基分类器以及优化策略下的运行效果，结合理论研究和实验结果实现了语义嵌入的多标签分类模型</w:t>
      </w:r>
      <w:r w:rsidRPr="009D257D">
        <w:rPr>
          <w:rFonts w:eastAsia="楷体" w:hint="eastAsia"/>
          <w:sz w:val="24"/>
        </w:rPr>
        <w:t>。</w:t>
      </w:r>
    </w:p>
    <w:p w14:paraId="0D5352DC" w14:textId="77777777" w:rsidR="00B57F2B" w:rsidRPr="009D257D" w:rsidRDefault="00B57F2B" w:rsidP="00B57F2B">
      <w:pPr>
        <w:snapToGrid w:val="0"/>
        <w:spacing w:line="440" w:lineRule="exact"/>
        <w:ind w:firstLineChars="196" w:firstLine="470"/>
        <w:rPr>
          <w:rFonts w:eastAsia="楷体"/>
          <w:sz w:val="24"/>
        </w:rPr>
      </w:pPr>
      <w:r>
        <w:rPr>
          <w:rFonts w:eastAsia="楷体" w:hint="eastAsia"/>
          <w:sz w:val="24"/>
        </w:rPr>
        <w:t>本课题</w:t>
      </w:r>
      <w:r>
        <w:rPr>
          <w:rFonts w:eastAsia="楷体"/>
          <w:sz w:val="24"/>
        </w:rPr>
        <w:t>针对多标签分类的</w:t>
      </w:r>
      <w:r>
        <w:rPr>
          <w:rFonts w:eastAsia="楷体" w:hint="eastAsia"/>
          <w:sz w:val="24"/>
        </w:rPr>
        <w:t>创新性体现在以下四</w:t>
      </w:r>
      <w:r w:rsidRPr="009D257D">
        <w:rPr>
          <w:rFonts w:eastAsia="楷体" w:hint="eastAsia"/>
          <w:sz w:val="24"/>
        </w:rPr>
        <w:t>点：</w:t>
      </w:r>
    </w:p>
    <w:p w14:paraId="509E75C6" w14:textId="77777777" w:rsidR="00B57F2B" w:rsidRPr="00411FD0" w:rsidRDefault="00B57F2B" w:rsidP="00E57851">
      <w:pPr>
        <w:numPr>
          <w:ilvl w:val="0"/>
          <w:numId w:val="27"/>
        </w:numPr>
        <w:spacing w:line="400" w:lineRule="exact"/>
        <w:ind w:left="0" w:firstLineChars="200" w:firstLine="480"/>
        <w:jc w:val="both"/>
        <w:rPr>
          <w:rFonts w:eastAsia="楷体" w:hAnsi="宋体"/>
          <w:kern w:val="0"/>
          <w:sz w:val="24"/>
          <w:szCs w:val="24"/>
          <w:lang w:val="en-AU"/>
        </w:rPr>
      </w:pPr>
      <w:r w:rsidRPr="00411FD0">
        <w:rPr>
          <w:rFonts w:eastAsia="楷体" w:hint="eastAsia"/>
          <w:kern w:val="0"/>
          <w:sz w:val="24"/>
          <w:szCs w:val="24"/>
          <w:lang w:val="en-AU"/>
        </w:rPr>
        <w:t>文本关联挖掘的难点在于文本建模，传统的方法通常使用文本词向量进行建模，容易出现维度爆炸和数据稀疏等问题，而本文提出的标签化文本建模方法，既解决了词向量存在的问题，又能够最大限度的表达文本特征。</w:t>
      </w:r>
    </w:p>
    <w:p w14:paraId="6A18FB14" w14:textId="77777777" w:rsidR="00B57F2B" w:rsidRPr="00411FD0" w:rsidRDefault="00B57F2B" w:rsidP="00E57851">
      <w:pPr>
        <w:numPr>
          <w:ilvl w:val="0"/>
          <w:numId w:val="27"/>
        </w:numPr>
        <w:spacing w:line="400" w:lineRule="exact"/>
        <w:ind w:left="0" w:firstLineChars="200" w:firstLine="480"/>
        <w:jc w:val="both"/>
        <w:rPr>
          <w:rFonts w:eastAsia="楷体" w:hAnsi="宋体"/>
          <w:kern w:val="0"/>
          <w:sz w:val="24"/>
          <w:szCs w:val="24"/>
          <w:lang w:val="en-AU"/>
        </w:rPr>
      </w:pPr>
      <w:r w:rsidRPr="00411FD0">
        <w:rPr>
          <w:rFonts w:eastAsia="楷体" w:hAnsi="宋体" w:hint="eastAsia"/>
          <w:kern w:val="0"/>
          <w:sz w:val="24"/>
          <w:szCs w:val="24"/>
          <w:lang w:val="en-AU"/>
        </w:rPr>
        <w:t>传统多标签分类算法在考虑标签关联性的时候大多与模型的学习过程相分离，只考虑标签与标签之间的相关性，忽略了样本的先验知识对于标签关联性挖掘的重要作用。而本文提出了基于语义识别的标签关联分析方法，通过语义元素解释标签之间的关联性并创造性的将标签间的关联分析（语义分析）融合于模型的最优化过程中从而提升算法的效果。</w:t>
      </w:r>
    </w:p>
    <w:p w14:paraId="5B651969" w14:textId="77777777" w:rsidR="00B57F2B" w:rsidRPr="00B62071" w:rsidRDefault="00B57F2B" w:rsidP="00E57851">
      <w:pPr>
        <w:numPr>
          <w:ilvl w:val="0"/>
          <w:numId w:val="27"/>
        </w:numPr>
        <w:spacing w:line="400" w:lineRule="exact"/>
        <w:ind w:left="0" w:firstLineChars="200" w:firstLine="480"/>
        <w:jc w:val="both"/>
        <w:rPr>
          <w:rFonts w:eastAsia="楷体" w:hAnsi="宋体"/>
          <w:kern w:val="0"/>
          <w:sz w:val="24"/>
          <w:szCs w:val="24"/>
          <w:lang w:val="en-AU"/>
        </w:rPr>
      </w:pPr>
      <w:r w:rsidRPr="00411FD0">
        <w:rPr>
          <w:rFonts w:eastAsia="楷体" w:hint="eastAsia"/>
          <w:kern w:val="0"/>
          <w:sz w:val="24"/>
          <w:szCs w:val="24"/>
          <w:lang w:val="en-AU"/>
        </w:rPr>
        <w:t>语义模型的参数优化直接影响了整个多标签分类模型的效率。本文利用语义模型最优参数与分类模型最优参数之间的统计关系巧妙避开了大范围线性搜索带来的时间消耗，成功的将算法复杂度降低到了一个可接受的范围。</w:t>
      </w:r>
    </w:p>
    <w:p w14:paraId="508CC79B" w14:textId="77777777" w:rsidR="00B57F2B" w:rsidRPr="00B57F2B" w:rsidRDefault="00B57F2B" w:rsidP="00E57851">
      <w:pPr>
        <w:numPr>
          <w:ilvl w:val="0"/>
          <w:numId w:val="27"/>
        </w:numPr>
        <w:spacing w:line="400" w:lineRule="exact"/>
        <w:ind w:left="0" w:firstLineChars="200" w:firstLine="480"/>
        <w:jc w:val="both"/>
        <w:rPr>
          <w:rFonts w:eastAsia="楷体" w:hAnsi="宋体"/>
          <w:kern w:val="0"/>
          <w:sz w:val="24"/>
          <w:szCs w:val="24"/>
          <w:lang w:val="en-AU"/>
        </w:rPr>
      </w:pPr>
      <w:r>
        <w:rPr>
          <w:rFonts w:eastAsia="楷体" w:hint="eastAsia"/>
          <w:kern w:val="0"/>
          <w:sz w:val="24"/>
          <w:szCs w:val="24"/>
          <w:lang w:val="en-AU"/>
        </w:rPr>
        <w:t>利用了大量的微博数据作为输入之一，扩充的数据源，提高了模型的容错性。</w:t>
      </w:r>
    </w:p>
    <w:p w14:paraId="43D265D1" w14:textId="77777777" w:rsidR="00B57F2B" w:rsidRDefault="00B57F2B" w:rsidP="00B57F2B">
      <w:pPr>
        <w:spacing w:line="400" w:lineRule="exact"/>
        <w:ind w:left="420"/>
        <w:jc w:val="both"/>
        <w:rPr>
          <w:rFonts w:eastAsia="楷体" w:hAnsi="宋体"/>
          <w:kern w:val="0"/>
          <w:sz w:val="24"/>
          <w:szCs w:val="24"/>
          <w:lang w:val="en-AU"/>
        </w:rPr>
      </w:pPr>
      <w:r>
        <w:rPr>
          <w:rFonts w:eastAsia="楷体" w:hAnsi="宋体" w:hint="eastAsia"/>
          <w:kern w:val="0"/>
          <w:sz w:val="24"/>
          <w:szCs w:val="24"/>
          <w:lang w:val="en-AU"/>
        </w:rPr>
        <w:t>针对</w:t>
      </w:r>
      <w:r>
        <w:rPr>
          <w:rFonts w:eastAsia="楷体" w:hAnsi="宋体"/>
          <w:kern w:val="0"/>
          <w:sz w:val="24"/>
          <w:szCs w:val="24"/>
          <w:lang w:val="en-AU"/>
        </w:rPr>
        <w:t>实体关系</w:t>
      </w:r>
      <w:r>
        <w:rPr>
          <w:rFonts w:eastAsia="楷体" w:hAnsi="宋体" w:hint="eastAsia"/>
          <w:kern w:val="0"/>
          <w:sz w:val="24"/>
          <w:szCs w:val="24"/>
          <w:lang w:val="en-AU"/>
        </w:rPr>
        <w:t>识别</w:t>
      </w:r>
      <w:r>
        <w:rPr>
          <w:rFonts w:eastAsia="楷体" w:hAnsi="宋体"/>
          <w:kern w:val="0"/>
          <w:sz w:val="24"/>
          <w:szCs w:val="24"/>
          <w:lang w:val="en-AU"/>
        </w:rPr>
        <w:t>的创新点体现在</w:t>
      </w:r>
      <w:r>
        <w:rPr>
          <w:rFonts w:eastAsia="楷体" w:hAnsi="宋体" w:hint="eastAsia"/>
          <w:kern w:val="0"/>
          <w:sz w:val="24"/>
          <w:szCs w:val="24"/>
          <w:lang w:val="en-AU"/>
        </w:rPr>
        <w:t>以下</w:t>
      </w:r>
      <w:r w:rsidR="00BA3352">
        <w:rPr>
          <w:rFonts w:eastAsia="楷体" w:hAnsi="宋体" w:hint="eastAsia"/>
          <w:kern w:val="0"/>
          <w:sz w:val="24"/>
          <w:szCs w:val="24"/>
          <w:lang w:val="en-AU"/>
        </w:rPr>
        <w:t>方面</w:t>
      </w:r>
      <w:r w:rsidR="00BA3352">
        <w:rPr>
          <w:rFonts w:eastAsia="楷体" w:hAnsi="宋体" w:hint="eastAsia"/>
          <w:kern w:val="0"/>
          <w:sz w:val="24"/>
          <w:szCs w:val="24"/>
          <w:lang w:val="en-AU"/>
        </w:rPr>
        <w:t>:</w:t>
      </w:r>
    </w:p>
    <w:p w14:paraId="7998DAF7" w14:textId="230B38D5" w:rsidR="00BA3352" w:rsidRPr="00565C95" w:rsidRDefault="00BA3352" w:rsidP="00E57851">
      <w:pPr>
        <w:numPr>
          <w:ilvl w:val="0"/>
          <w:numId w:val="28"/>
        </w:numPr>
        <w:spacing w:line="400" w:lineRule="exact"/>
        <w:ind w:left="0" w:firstLineChars="200" w:firstLine="480"/>
        <w:jc w:val="both"/>
        <w:rPr>
          <w:rFonts w:eastAsia="楷体" w:hAnsi="宋体"/>
          <w:kern w:val="0"/>
          <w:sz w:val="24"/>
          <w:szCs w:val="24"/>
          <w:lang w:val="en-AU"/>
        </w:rPr>
      </w:pPr>
      <w:r>
        <w:rPr>
          <w:rFonts w:eastAsia="楷体" w:hint="eastAsia"/>
          <w:kern w:val="0"/>
          <w:sz w:val="24"/>
          <w:szCs w:val="24"/>
          <w:lang w:val="en-AU"/>
        </w:rPr>
        <w:t>结合</w:t>
      </w:r>
      <w:r>
        <w:rPr>
          <w:rFonts w:eastAsia="楷体"/>
          <w:kern w:val="0"/>
          <w:sz w:val="24"/>
          <w:szCs w:val="24"/>
          <w:lang w:val="en-AU"/>
        </w:rPr>
        <w:t>多示例方法，基于注意力</w:t>
      </w:r>
      <w:r>
        <w:rPr>
          <w:rFonts w:eastAsia="楷体" w:hint="eastAsia"/>
          <w:kern w:val="0"/>
          <w:sz w:val="24"/>
          <w:szCs w:val="24"/>
          <w:lang w:val="en-AU"/>
        </w:rPr>
        <w:t>权重</w:t>
      </w:r>
      <w:r>
        <w:rPr>
          <w:rFonts w:eastAsia="楷体"/>
          <w:kern w:val="0"/>
          <w:sz w:val="24"/>
          <w:szCs w:val="24"/>
          <w:lang w:val="en-AU"/>
        </w:rPr>
        <w:t>进行包间示例的交换，从而</w:t>
      </w:r>
      <w:r>
        <w:rPr>
          <w:rFonts w:eastAsia="楷体" w:hint="eastAsia"/>
          <w:kern w:val="0"/>
          <w:sz w:val="24"/>
          <w:szCs w:val="24"/>
          <w:lang w:val="en-AU"/>
        </w:rPr>
        <w:t>降低</w:t>
      </w:r>
      <w:r w:rsidR="00565C95">
        <w:rPr>
          <w:rFonts w:eastAsia="楷体"/>
          <w:kern w:val="0"/>
          <w:sz w:val="24"/>
          <w:szCs w:val="24"/>
          <w:lang w:val="en-AU"/>
        </w:rPr>
        <w:t>噪声，提高远程监督的效果</w:t>
      </w:r>
      <w:r w:rsidR="00565C95">
        <w:rPr>
          <w:rFonts w:eastAsia="楷体" w:hint="eastAsia"/>
          <w:kern w:val="0"/>
          <w:sz w:val="24"/>
          <w:szCs w:val="24"/>
          <w:lang w:val="en-AU"/>
        </w:rPr>
        <w:t>；</w:t>
      </w:r>
    </w:p>
    <w:p w14:paraId="51CDF273" w14:textId="55C26985" w:rsidR="00565C95" w:rsidRPr="00B57F2B" w:rsidRDefault="00565C95" w:rsidP="00E57851">
      <w:pPr>
        <w:numPr>
          <w:ilvl w:val="0"/>
          <w:numId w:val="28"/>
        </w:numPr>
        <w:spacing w:line="400" w:lineRule="exact"/>
        <w:ind w:left="0" w:firstLineChars="200" w:firstLine="480"/>
        <w:jc w:val="both"/>
        <w:rPr>
          <w:rFonts w:eastAsia="楷体" w:hAnsi="宋体"/>
          <w:kern w:val="0"/>
          <w:sz w:val="24"/>
          <w:szCs w:val="24"/>
          <w:lang w:val="en-AU"/>
        </w:rPr>
      </w:pPr>
      <w:r>
        <w:rPr>
          <w:rFonts w:eastAsia="楷体" w:hint="eastAsia"/>
          <w:kern w:val="0"/>
          <w:sz w:val="24"/>
          <w:szCs w:val="24"/>
          <w:lang w:val="en-AU"/>
        </w:rPr>
        <w:t>首次</w:t>
      </w:r>
      <w:r>
        <w:rPr>
          <w:rFonts w:eastAsia="楷体"/>
          <w:kern w:val="0"/>
          <w:sz w:val="24"/>
          <w:szCs w:val="24"/>
          <w:lang w:val="en-AU"/>
        </w:rPr>
        <w:t>将实体关系识别方法应用于标签提取场景中，</w:t>
      </w:r>
      <w:r>
        <w:rPr>
          <w:rFonts w:eastAsia="楷体" w:hint="eastAsia"/>
          <w:kern w:val="0"/>
          <w:sz w:val="24"/>
          <w:szCs w:val="24"/>
          <w:lang w:val="en-AU"/>
        </w:rPr>
        <w:t>通过</w:t>
      </w:r>
      <w:r>
        <w:rPr>
          <w:rFonts w:eastAsia="楷体"/>
          <w:kern w:val="0"/>
          <w:sz w:val="24"/>
          <w:szCs w:val="24"/>
          <w:lang w:val="en-AU"/>
        </w:rPr>
        <w:t>识别菜品和商家之间的关系来抽取</w:t>
      </w:r>
      <w:r>
        <w:rPr>
          <w:rFonts w:eastAsia="楷体" w:hint="eastAsia"/>
          <w:kern w:val="0"/>
          <w:sz w:val="24"/>
          <w:szCs w:val="24"/>
          <w:lang w:val="en-AU"/>
        </w:rPr>
        <w:t>菜品</w:t>
      </w:r>
      <w:r>
        <w:rPr>
          <w:rFonts w:eastAsia="楷体"/>
          <w:kern w:val="0"/>
          <w:sz w:val="24"/>
          <w:szCs w:val="24"/>
          <w:lang w:val="en-AU"/>
        </w:rPr>
        <w:t>标签。</w:t>
      </w:r>
    </w:p>
    <w:p w14:paraId="78151FFA" w14:textId="77777777" w:rsidR="00BA3352" w:rsidRPr="00BA3352" w:rsidRDefault="00BA3352" w:rsidP="00BA3352">
      <w:pPr>
        <w:spacing w:line="400" w:lineRule="exact"/>
        <w:jc w:val="both"/>
        <w:rPr>
          <w:rFonts w:eastAsia="楷体" w:hAnsi="宋体"/>
          <w:kern w:val="0"/>
          <w:sz w:val="24"/>
          <w:szCs w:val="24"/>
          <w:lang w:val="en-AU"/>
        </w:rPr>
      </w:pPr>
    </w:p>
    <w:p w14:paraId="5D78A989" w14:textId="77777777" w:rsidR="00AC4CBC" w:rsidRPr="00267F57" w:rsidRDefault="00B57F2B" w:rsidP="00E57851">
      <w:pPr>
        <w:pStyle w:val="a7"/>
        <w:numPr>
          <w:ilvl w:val="0"/>
          <w:numId w:val="2"/>
        </w:numPr>
        <w:autoSpaceDE w:val="0"/>
        <w:autoSpaceDN w:val="0"/>
        <w:adjustRightInd w:val="0"/>
        <w:spacing w:line="400" w:lineRule="exact"/>
        <w:ind w:firstLineChars="0"/>
        <w:rPr>
          <w:rFonts w:ascii="楷体_GB2312" w:eastAsia="楷体_GB2312" w:cs="宋体"/>
          <w:b/>
          <w:kern w:val="0"/>
          <w:sz w:val="24"/>
        </w:rPr>
      </w:pPr>
      <w:r>
        <w:rPr>
          <w:rFonts w:ascii="楷体_GB2312" w:eastAsia="楷体_GB2312" w:cs="宋体" w:hint="eastAsia"/>
          <w:b/>
          <w:kern w:val="0"/>
          <w:sz w:val="24"/>
        </w:rPr>
        <w:t>基于</w:t>
      </w:r>
      <w:r>
        <w:rPr>
          <w:rFonts w:ascii="楷体_GB2312" w:eastAsia="楷体_GB2312" w:cs="宋体"/>
          <w:b/>
          <w:kern w:val="0"/>
          <w:sz w:val="24"/>
        </w:rPr>
        <w:t>多维数据的客流预测</w:t>
      </w:r>
      <w:r>
        <w:rPr>
          <w:rFonts w:ascii="楷体_GB2312" w:eastAsia="楷体_GB2312" w:cs="宋体" w:hint="eastAsia"/>
          <w:b/>
          <w:kern w:val="0"/>
          <w:sz w:val="24"/>
        </w:rPr>
        <w:t>模型</w:t>
      </w:r>
    </w:p>
    <w:p w14:paraId="790CE660" w14:textId="77777777" w:rsidR="00B57F2B" w:rsidRPr="00B57F2B" w:rsidRDefault="00B57F2B" w:rsidP="00B57F2B">
      <w:pPr>
        <w:autoSpaceDE w:val="0"/>
        <w:autoSpaceDN w:val="0"/>
        <w:adjustRightInd w:val="0"/>
        <w:spacing w:line="400" w:lineRule="exact"/>
        <w:ind w:firstLineChars="200" w:firstLine="480"/>
        <w:rPr>
          <w:rFonts w:eastAsia="楷体_GB2312"/>
          <w:kern w:val="0"/>
          <w:sz w:val="24"/>
        </w:rPr>
      </w:pPr>
      <w:r w:rsidRPr="00B57F2B">
        <w:rPr>
          <w:rFonts w:eastAsia="楷体_GB2312" w:hint="eastAsia"/>
          <w:kern w:val="0"/>
          <w:sz w:val="24"/>
        </w:rPr>
        <w:t>一般时间序列预测问题大多是针对单一维度的时间序列数据。数据在时间维度上的数值表示的就是当前时间点上的实际数值。结合自然语言处理中的词</w:t>
      </w:r>
      <w:r w:rsidRPr="00B57F2B">
        <w:rPr>
          <w:rFonts w:eastAsia="楷体_GB2312" w:hint="eastAsia"/>
          <w:kern w:val="0"/>
          <w:sz w:val="24"/>
        </w:rPr>
        <w:lastRenderedPageBreak/>
        <w:t>向量的思路，将模型参数引入到词向量的表示中。设计合理的编码器模型，可以将影响客流量的非时间维度特征融入到客流量的向量化表示中，能增加“客流量”这一数值数据的信息量，训练模型，并将模型的参数作为客流数据的向量化表示。这样的向量不仅包含了客流量的信息，还融合了其他一些和站点，商家等有关的信息。这些信息的加入对后续的预测提供有力支持。</w:t>
      </w:r>
    </w:p>
    <w:p w14:paraId="7EEEE982" w14:textId="77777777" w:rsidR="00AC4CBC" w:rsidRPr="00BA2904" w:rsidRDefault="00B57F2B" w:rsidP="00B57F2B">
      <w:pPr>
        <w:autoSpaceDE w:val="0"/>
        <w:autoSpaceDN w:val="0"/>
        <w:adjustRightInd w:val="0"/>
        <w:spacing w:line="400" w:lineRule="exact"/>
        <w:ind w:firstLineChars="200" w:firstLine="480"/>
        <w:rPr>
          <w:rFonts w:eastAsia="楷体_GB2312"/>
          <w:kern w:val="0"/>
          <w:sz w:val="24"/>
        </w:rPr>
      </w:pPr>
      <w:r>
        <w:rPr>
          <w:rFonts w:eastAsia="楷体_GB2312" w:hint="eastAsia"/>
          <w:kern w:val="0"/>
          <w:sz w:val="24"/>
        </w:rPr>
        <w:t>同时</w:t>
      </w:r>
      <w:r>
        <w:rPr>
          <w:rFonts w:eastAsia="楷体_GB2312"/>
          <w:kern w:val="0"/>
          <w:sz w:val="24"/>
        </w:rPr>
        <w:t>，</w:t>
      </w:r>
      <w:r w:rsidRPr="00B57F2B">
        <w:rPr>
          <w:rFonts w:eastAsia="楷体_GB2312" w:hint="eastAsia"/>
          <w:kern w:val="0"/>
          <w:sz w:val="24"/>
        </w:rPr>
        <w:t>传统时间序列分析模型大多是针对单一序列的分析。而且只是利用该序列的历史数据预测未来值。但在轨道交通场景中，影响客流量的不仅仅只有其历史数据，有很多比如气象、节假日、站点位置、周边商家信息等。在客流预测中，将这些因素考虑在内可以提高预测的准确率。本项目针对多源数据设计的网络模型，在输入时接收不同的序列数据，自适应的选取合适的序列，在预测目标序列时，综合考虑各个序列对其的影响。在模型设计时，在输入部分引入注意力机制，针对多源的序列数据进行加权选取，学习站点之间客流数据之间的关系，可以对整个城市地铁全网的客流学习整体的相互</w:t>
      </w:r>
      <w:r>
        <w:rPr>
          <w:rFonts w:eastAsia="楷体_GB2312" w:hint="eastAsia"/>
          <w:kern w:val="0"/>
          <w:sz w:val="24"/>
        </w:rPr>
        <w:t>关系</w:t>
      </w:r>
      <w:r w:rsidR="00AC4CBC">
        <w:rPr>
          <w:rFonts w:eastAsia="楷体_GB2312"/>
          <w:kern w:val="0"/>
          <w:sz w:val="24"/>
        </w:rPr>
        <w:t>。</w:t>
      </w:r>
    </w:p>
    <w:p w14:paraId="2E810B27" w14:textId="77777777" w:rsidR="00AC4CBC" w:rsidRPr="0092724A" w:rsidRDefault="00B57F2B" w:rsidP="00E57851">
      <w:pPr>
        <w:pStyle w:val="a7"/>
        <w:numPr>
          <w:ilvl w:val="0"/>
          <w:numId w:val="2"/>
        </w:numPr>
        <w:autoSpaceDE w:val="0"/>
        <w:autoSpaceDN w:val="0"/>
        <w:adjustRightInd w:val="0"/>
        <w:spacing w:line="400" w:lineRule="exact"/>
        <w:ind w:firstLineChars="0"/>
        <w:rPr>
          <w:rFonts w:ascii="Times New Roman" w:eastAsia="楷体_GB2312" w:hAnsi="Times New Roman"/>
          <w:b/>
          <w:kern w:val="0"/>
          <w:sz w:val="24"/>
          <w:szCs w:val="24"/>
        </w:rPr>
      </w:pPr>
      <w:r>
        <w:rPr>
          <w:rFonts w:ascii="Times New Roman" w:eastAsia="楷体_GB2312" w:hAnsi="Times New Roman" w:hint="eastAsia"/>
          <w:b/>
          <w:kern w:val="0"/>
          <w:sz w:val="24"/>
          <w:szCs w:val="24"/>
        </w:rPr>
        <w:t>基于</w:t>
      </w:r>
      <w:r>
        <w:rPr>
          <w:rFonts w:ascii="Times New Roman" w:eastAsia="楷体_GB2312" w:hAnsi="Times New Roman"/>
          <w:b/>
          <w:kern w:val="0"/>
          <w:sz w:val="24"/>
          <w:szCs w:val="24"/>
        </w:rPr>
        <w:t>商家标签和客流的推荐模型</w:t>
      </w:r>
    </w:p>
    <w:p w14:paraId="27959270" w14:textId="77777777" w:rsidR="00AC4CBC" w:rsidRDefault="00AC4CBC" w:rsidP="00AC4CBC">
      <w:pPr>
        <w:spacing w:line="400" w:lineRule="exact"/>
        <w:ind w:firstLine="420"/>
        <w:rPr>
          <w:rFonts w:eastAsia="楷体_GB2312"/>
          <w:kern w:val="0"/>
          <w:sz w:val="24"/>
        </w:rPr>
      </w:pPr>
      <w:r w:rsidRPr="0092724A">
        <w:rPr>
          <w:rFonts w:eastAsia="楷体_GB2312"/>
          <w:kern w:val="0"/>
          <w:sz w:val="24"/>
        </w:rPr>
        <w:t>。</w:t>
      </w:r>
    </w:p>
    <w:p w14:paraId="301FA02A" w14:textId="77777777" w:rsidR="00392C9C" w:rsidRPr="00AC4CBC" w:rsidRDefault="00392C9C" w:rsidP="00392C9C">
      <w:pPr>
        <w:snapToGrid w:val="0"/>
        <w:spacing w:line="440" w:lineRule="exact"/>
        <w:ind w:firstLineChars="196" w:firstLine="470"/>
        <w:rPr>
          <w:rFonts w:ascii="宋体" w:hAnsi="宋体"/>
          <w:sz w:val="24"/>
          <w:szCs w:val="24"/>
        </w:rPr>
      </w:pPr>
    </w:p>
    <w:p w14:paraId="48503E0E" w14:textId="77777777" w:rsidR="00392C9C" w:rsidRDefault="00392C9C" w:rsidP="00392C9C">
      <w:pPr>
        <w:snapToGrid w:val="0"/>
        <w:spacing w:line="440" w:lineRule="exact"/>
        <w:ind w:firstLineChars="198" w:firstLine="554"/>
        <w:rPr>
          <w:rFonts w:ascii="楷体" w:eastAsia="楷体" w:hAnsi="楷体" w:cs="楷体_GB2312"/>
          <w:color w:val="0070C0"/>
          <w:sz w:val="28"/>
          <w:szCs w:val="28"/>
        </w:rPr>
      </w:pPr>
      <w:r w:rsidRPr="00F41D4D">
        <w:rPr>
          <w:rFonts w:ascii="楷体" w:eastAsia="楷体" w:hAnsi="楷体"/>
          <w:color w:val="0070C0"/>
          <w:sz w:val="28"/>
          <w:szCs w:val="28"/>
        </w:rPr>
        <w:t>5</w:t>
      </w:r>
      <w:r w:rsidRPr="00F41D4D">
        <w:rPr>
          <w:rFonts w:ascii="楷体" w:eastAsia="楷体" w:hAnsi="楷体" w:cs="楷体_GB2312" w:hint="eastAsia"/>
          <w:color w:val="0070C0"/>
          <w:sz w:val="28"/>
          <w:szCs w:val="28"/>
        </w:rPr>
        <w:t>．</w:t>
      </w:r>
      <w:r w:rsidRPr="00F41D4D">
        <w:rPr>
          <w:rFonts w:ascii="楷体" w:eastAsia="楷体" w:hAnsi="楷体" w:cs="楷体_GB2312" w:hint="eastAsia"/>
          <w:b/>
          <w:bCs/>
          <w:color w:val="0070C0"/>
          <w:sz w:val="28"/>
          <w:szCs w:val="28"/>
        </w:rPr>
        <w:t>年度研究计划及预期研究结果</w:t>
      </w:r>
      <w:r w:rsidRPr="00F41D4D">
        <w:rPr>
          <w:rFonts w:ascii="楷体" w:eastAsia="楷体" w:hAnsi="楷体" w:cs="楷体_GB2312" w:hint="eastAsia"/>
          <w:color w:val="0070C0"/>
          <w:sz w:val="28"/>
          <w:szCs w:val="28"/>
        </w:rPr>
        <w:t>（包括拟组织的重要学术交流活动、国际合作与交流计划等）。</w:t>
      </w:r>
    </w:p>
    <w:p w14:paraId="49696DE9" w14:textId="77777777" w:rsidR="00AC4CBC" w:rsidRPr="00FE1F6E" w:rsidRDefault="00AC4CBC" w:rsidP="00E57851">
      <w:pPr>
        <w:pStyle w:val="2"/>
        <w:numPr>
          <w:ilvl w:val="0"/>
          <w:numId w:val="3"/>
        </w:numPr>
      </w:pPr>
      <w:r w:rsidRPr="00FE1F6E">
        <w:rPr>
          <w:rFonts w:hint="eastAsia"/>
        </w:rPr>
        <w:t>年度研究计划</w:t>
      </w:r>
    </w:p>
    <w:tbl>
      <w:tblPr>
        <w:tblW w:w="7817" w:type="dxa"/>
        <w:tblInd w:w="288" w:type="dxa"/>
        <w:tblLook w:val="01E0" w:firstRow="1" w:lastRow="1" w:firstColumn="1" w:lastColumn="1" w:noHBand="0" w:noVBand="0"/>
      </w:tblPr>
      <w:tblGrid>
        <w:gridCol w:w="1117"/>
        <w:gridCol w:w="6700"/>
      </w:tblGrid>
      <w:tr w:rsidR="00AC4CBC" w:rsidRPr="00A60CC0" w14:paraId="7CE177AF" w14:textId="77777777" w:rsidTr="00AC4CBC">
        <w:trPr>
          <w:trHeight w:val="2531"/>
        </w:trPr>
        <w:tc>
          <w:tcPr>
            <w:tcW w:w="1117" w:type="dxa"/>
            <w:shd w:val="clear" w:color="auto" w:fill="auto"/>
          </w:tcPr>
          <w:p w14:paraId="6CAA60C7" w14:textId="77777777" w:rsidR="00AC4CBC" w:rsidRPr="00A60CC0" w:rsidRDefault="00AC4CBC" w:rsidP="00AC4CBC">
            <w:pPr>
              <w:snapToGrid w:val="0"/>
              <w:spacing w:line="300" w:lineRule="auto"/>
              <w:ind w:leftChars="-51" w:left="-107"/>
              <w:jc w:val="right"/>
              <w:rPr>
                <w:rFonts w:eastAsia="楷体_GB2312"/>
                <w:b/>
                <w:sz w:val="24"/>
              </w:rPr>
            </w:pPr>
            <w:r w:rsidRPr="00EB6734">
              <w:rPr>
                <w:rFonts w:eastAsia="楷体_GB2312"/>
                <w:b/>
                <w:sz w:val="24"/>
              </w:rPr>
              <w:t>201</w:t>
            </w:r>
            <w:r>
              <w:rPr>
                <w:rFonts w:eastAsia="楷体_GB2312"/>
                <w:b/>
                <w:sz w:val="24"/>
              </w:rPr>
              <w:t>7</w:t>
            </w:r>
            <w:r>
              <w:rPr>
                <w:rFonts w:eastAsia="楷体_GB2312" w:hint="eastAsia"/>
                <w:b/>
                <w:sz w:val="24"/>
              </w:rPr>
              <w:t>.1-2017.12</w:t>
            </w:r>
          </w:p>
        </w:tc>
        <w:tc>
          <w:tcPr>
            <w:tcW w:w="6700" w:type="dxa"/>
            <w:shd w:val="clear" w:color="auto" w:fill="auto"/>
          </w:tcPr>
          <w:p w14:paraId="5F4FAA07" w14:textId="77777777" w:rsidR="00AC4CBC" w:rsidRPr="00A60CC0" w:rsidRDefault="00AC4CBC" w:rsidP="00AC4CBC">
            <w:pPr>
              <w:tabs>
                <w:tab w:val="num" w:pos="1040"/>
                <w:tab w:val="num" w:pos="1496"/>
              </w:tabs>
              <w:spacing w:line="300" w:lineRule="auto"/>
              <w:ind w:left="113"/>
              <w:rPr>
                <w:rFonts w:eastAsia="楷体_GB2312"/>
                <w:sz w:val="24"/>
              </w:rPr>
            </w:pPr>
            <w:r w:rsidRPr="00492598">
              <w:rPr>
                <w:rFonts w:eastAsia="楷体_GB2312" w:hint="eastAsia"/>
                <w:sz w:val="24"/>
              </w:rPr>
              <w:t>收集资料和调研；</w:t>
            </w:r>
          </w:p>
          <w:p w14:paraId="0E3AB293" w14:textId="77777777" w:rsidR="00AC4CBC" w:rsidRPr="00A60CC0" w:rsidRDefault="00AC4CBC" w:rsidP="00AC4CBC">
            <w:pPr>
              <w:tabs>
                <w:tab w:val="num" w:pos="1040"/>
                <w:tab w:val="num" w:pos="1496"/>
              </w:tabs>
              <w:spacing w:line="300" w:lineRule="auto"/>
              <w:ind w:left="113"/>
              <w:rPr>
                <w:rFonts w:eastAsia="楷体_GB2312"/>
                <w:sz w:val="24"/>
              </w:rPr>
            </w:pPr>
            <w:r w:rsidRPr="00492598">
              <w:rPr>
                <w:rFonts w:eastAsia="楷体_GB2312" w:hint="eastAsia"/>
                <w:sz w:val="24"/>
              </w:rPr>
              <w:t>研究</w:t>
            </w:r>
            <w:r>
              <w:rPr>
                <w:rFonts w:eastAsia="楷体_GB2312" w:hint="eastAsia"/>
                <w:sz w:val="24"/>
              </w:rPr>
              <w:t>包含隐私信息的</w:t>
            </w:r>
            <w:r>
              <w:rPr>
                <w:rFonts w:eastAsia="楷体_GB2312" w:hint="eastAsia"/>
                <w:sz w:val="24"/>
              </w:rPr>
              <w:t>Mashup</w:t>
            </w:r>
            <w:r>
              <w:rPr>
                <w:rFonts w:eastAsia="楷体_GB2312" w:hint="eastAsia"/>
                <w:sz w:val="24"/>
              </w:rPr>
              <w:t>服务授权访问的建模，对该控制访问模型中的角色进行分析，明确角色之间的关联关系，角色之间的交互动作，交互中的隐私信息流及隐私信息内容定义</w:t>
            </w:r>
            <w:r w:rsidRPr="00492598">
              <w:rPr>
                <w:rFonts w:eastAsia="楷体_GB2312" w:hint="eastAsia"/>
                <w:sz w:val="24"/>
              </w:rPr>
              <w:t>；研究并</w:t>
            </w:r>
            <w:r>
              <w:rPr>
                <w:rFonts w:eastAsia="楷体_GB2312" w:hint="eastAsia"/>
                <w:sz w:val="24"/>
              </w:rPr>
              <w:t>建立完整模型和隐私信息流图。基于模型中的隐私信息流及定义实现隐私信息划分方法的确定。</w:t>
            </w:r>
          </w:p>
        </w:tc>
      </w:tr>
      <w:tr w:rsidR="00AC4CBC" w:rsidRPr="00A60CC0" w14:paraId="4AAC7ED6" w14:textId="77777777" w:rsidTr="00AC4CBC">
        <w:trPr>
          <w:trHeight w:val="1678"/>
        </w:trPr>
        <w:tc>
          <w:tcPr>
            <w:tcW w:w="1117" w:type="dxa"/>
            <w:shd w:val="clear" w:color="auto" w:fill="auto"/>
          </w:tcPr>
          <w:p w14:paraId="70B95CF2" w14:textId="77777777" w:rsidR="00AC4CBC" w:rsidRPr="00A60CC0" w:rsidRDefault="00AC4CBC" w:rsidP="00AC4CBC">
            <w:pPr>
              <w:snapToGrid w:val="0"/>
              <w:spacing w:line="300" w:lineRule="auto"/>
              <w:jc w:val="right"/>
              <w:rPr>
                <w:rFonts w:eastAsia="楷体_GB2312"/>
                <w:b/>
                <w:sz w:val="24"/>
              </w:rPr>
            </w:pPr>
            <w:r w:rsidRPr="00A60CC0">
              <w:rPr>
                <w:rFonts w:eastAsia="楷体_GB2312"/>
                <w:b/>
                <w:sz w:val="24"/>
              </w:rPr>
              <w:t>201</w:t>
            </w:r>
            <w:r>
              <w:rPr>
                <w:rFonts w:eastAsia="楷体_GB2312" w:hint="eastAsia"/>
                <w:b/>
                <w:sz w:val="24"/>
              </w:rPr>
              <w:t>8.1-2018.12</w:t>
            </w:r>
          </w:p>
        </w:tc>
        <w:tc>
          <w:tcPr>
            <w:tcW w:w="6700" w:type="dxa"/>
            <w:shd w:val="clear" w:color="auto" w:fill="auto"/>
          </w:tcPr>
          <w:p w14:paraId="122FB12B" w14:textId="77777777" w:rsidR="00AC4CBC" w:rsidRPr="00A60CC0" w:rsidRDefault="00AC4CBC" w:rsidP="00AC4CBC">
            <w:pPr>
              <w:tabs>
                <w:tab w:val="num" w:pos="1040"/>
                <w:tab w:val="num" w:pos="1496"/>
              </w:tabs>
              <w:spacing w:line="300" w:lineRule="auto"/>
              <w:ind w:left="113"/>
              <w:rPr>
                <w:rFonts w:eastAsia="楷体_GB2312"/>
                <w:sz w:val="24"/>
              </w:rPr>
            </w:pPr>
            <w:r>
              <w:rPr>
                <w:rFonts w:eastAsia="楷体_GB2312" w:hint="eastAsia"/>
                <w:sz w:val="24"/>
              </w:rPr>
              <w:t>基于确定的划分方法，提出隐私划分方法的实验方案并进行实验，在范例数据集上进行方法测试，基于测试和实验结果继续优化方法。同步</w:t>
            </w:r>
            <w:r>
              <w:rPr>
                <w:rFonts w:eastAsia="楷体_GB2312"/>
                <w:sz w:val="24"/>
              </w:rPr>
              <w:t>进行</w:t>
            </w:r>
            <w:r>
              <w:rPr>
                <w:rFonts w:eastAsia="楷体_GB2312" w:hint="eastAsia"/>
                <w:sz w:val="24"/>
              </w:rPr>
              <w:t>隐私信息挖掘</w:t>
            </w:r>
            <w:r>
              <w:rPr>
                <w:rFonts w:eastAsia="楷体_GB2312"/>
                <w:sz w:val="24"/>
              </w:rPr>
              <w:t>、</w:t>
            </w:r>
            <w:r>
              <w:rPr>
                <w:rFonts w:eastAsia="楷体_GB2312" w:hint="eastAsia"/>
                <w:sz w:val="24"/>
              </w:rPr>
              <w:t>封装方案设计并对范例数据进行封装。</w:t>
            </w:r>
            <w:r w:rsidR="00957BEF">
              <w:rPr>
                <w:rFonts w:eastAsia="楷体_GB2312" w:hint="eastAsia"/>
                <w:sz w:val="24"/>
              </w:rPr>
              <w:t>组织</w:t>
            </w:r>
            <w:r w:rsidR="00957BEF">
              <w:rPr>
                <w:rFonts w:eastAsia="楷体_GB2312"/>
                <w:sz w:val="24"/>
              </w:rPr>
              <w:t>学术交流活动</w:t>
            </w:r>
            <w:r w:rsidR="00957BEF">
              <w:rPr>
                <w:rFonts w:eastAsia="楷体_GB2312" w:hint="eastAsia"/>
                <w:sz w:val="24"/>
              </w:rPr>
              <w:t>，</w:t>
            </w:r>
            <w:r>
              <w:rPr>
                <w:rFonts w:eastAsia="楷体_GB2312" w:hint="eastAsia"/>
                <w:sz w:val="24"/>
              </w:rPr>
              <w:t>文章和专利撰写及提交。</w:t>
            </w:r>
          </w:p>
        </w:tc>
      </w:tr>
      <w:tr w:rsidR="00AC4CBC" w:rsidRPr="00A60CC0" w14:paraId="6BF7408E" w14:textId="77777777" w:rsidTr="00AC4CBC">
        <w:trPr>
          <w:trHeight w:val="1272"/>
        </w:trPr>
        <w:tc>
          <w:tcPr>
            <w:tcW w:w="1117" w:type="dxa"/>
            <w:shd w:val="clear" w:color="auto" w:fill="auto"/>
          </w:tcPr>
          <w:p w14:paraId="568AA4C4" w14:textId="77777777" w:rsidR="00AC4CBC" w:rsidRPr="00A60CC0" w:rsidRDefault="00AC4CBC" w:rsidP="00AC4CBC">
            <w:pPr>
              <w:snapToGrid w:val="0"/>
              <w:spacing w:line="300" w:lineRule="auto"/>
              <w:jc w:val="right"/>
              <w:rPr>
                <w:rFonts w:eastAsia="楷体_GB2312"/>
                <w:b/>
                <w:sz w:val="24"/>
              </w:rPr>
            </w:pPr>
            <w:r w:rsidRPr="00A60CC0">
              <w:rPr>
                <w:rFonts w:eastAsia="楷体_GB2312"/>
                <w:b/>
                <w:sz w:val="24"/>
              </w:rPr>
              <w:lastRenderedPageBreak/>
              <w:t>201</w:t>
            </w:r>
            <w:r>
              <w:rPr>
                <w:rFonts w:eastAsia="楷体_GB2312" w:hint="eastAsia"/>
                <w:b/>
                <w:sz w:val="24"/>
              </w:rPr>
              <w:t>9.1-2019.12</w:t>
            </w:r>
          </w:p>
        </w:tc>
        <w:tc>
          <w:tcPr>
            <w:tcW w:w="6700" w:type="dxa"/>
            <w:shd w:val="clear" w:color="auto" w:fill="auto"/>
          </w:tcPr>
          <w:p w14:paraId="1FDFE8EB" w14:textId="77777777" w:rsidR="00AC4CBC" w:rsidRPr="00A60CC0" w:rsidRDefault="00AC4CBC" w:rsidP="00AC4CBC">
            <w:pPr>
              <w:tabs>
                <w:tab w:val="num" w:pos="972"/>
                <w:tab w:val="num" w:pos="1040"/>
              </w:tabs>
              <w:spacing w:line="300" w:lineRule="auto"/>
              <w:ind w:left="113"/>
              <w:rPr>
                <w:rFonts w:eastAsia="楷体_GB2312"/>
                <w:sz w:val="24"/>
              </w:rPr>
            </w:pPr>
            <w:r>
              <w:rPr>
                <w:rFonts w:eastAsia="楷体_GB2312" w:hint="eastAsia"/>
                <w:sz w:val="24"/>
              </w:rPr>
              <w:t>设计和实现隐私感知方法，包括方法的流程、步骤、核心感知算法，设计实验进行验证。设计和实现基于迁移图的控制机制，确定原型系统的搭建方案。</w:t>
            </w:r>
            <w:r w:rsidR="00957BEF">
              <w:rPr>
                <w:rFonts w:eastAsia="楷体_GB2312" w:hint="eastAsia"/>
                <w:sz w:val="24"/>
              </w:rPr>
              <w:t>参加</w:t>
            </w:r>
            <w:r w:rsidR="00957BEF">
              <w:rPr>
                <w:rFonts w:eastAsia="楷体_GB2312"/>
                <w:sz w:val="24"/>
              </w:rPr>
              <w:t>国际会议，</w:t>
            </w:r>
            <w:r>
              <w:rPr>
                <w:rFonts w:eastAsia="楷体_GB2312" w:hint="eastAsia"/>
                <w:sz w:val="24"/>
              </w:rPr>
              <w:t>文章和专利撰写及提交。</w:t>
            </w:r>
          </w:p>
        </w:tc>
      </w:tr>
      <w:tr w:rsidR="00AC4CBC" w:rsidRPr="00A60CC0" w14:paraId="0225F6D2" w14:textId="77777777" w:rsidTr="00AC4CBC">
        <w:trPr>
          <w:trHeight w:val="839"/>
        </w:trPr>
        <w:tc>
          <w:tcPr>
            <w:tcW w:w="1117" w:type="dxa"/>
            <w:shd w:val="clear" w:color="auto" w:fill="auto"/>
          </w:tcPr>
          <w:p w14:paraId="077488D7" w14:textId="77777777" w:rsidR="00AC4CBC" w:rsidRPr="00A60CC0" w:rsidRDefault="00AC4CBC" w:rsidP="00AC4CBC">
            <w:pPr>
              <w:snapToGrid w:val="0"/>
              <w:spacing w:line="300" w:lineRule="auto"/>
              <w:jc w:val="right"/>
              <w:rPr>
                <w:rFonts w:eastAsia="楷体_GB2312"/>
                <w:b/>
                <w:sz w:val="24"/>
              </w:rPr>
            </w:pPr>
            <w:r>
              <w:rPr>
                <w:rFonts w:eastAsia="楷体_GB2312"/>
                <w:b/>
                <w:sz w:val="24"/>
              </w:rPr>
              <w:t>2020</w:t>
            </w:r>
            <w:r>
              <w:rPr>
                <w:rFonts w:eastAsia="楷体_GB2312" w:hint="eastAsia"/>
                <w:b/>
                <w:sz w:val="24"/>
              </w:rPr>
              <w:t>.1-2020.12</w:t>
            </w:r>
          </w:p>
        </w:tc>
        <w:tc>
          <w:tcPr>
            <w:tcW w:w="6700" w:type="dxa"/>
            <w:shd w:val="clear" w:color="auto" w:fill="auto"/>
          </w:tcPr>
          <w:p w14:paraId="1CB26052" w14:textId="77777777" w:rsidR="00AC4CBC" w:rsidRPr="00A60CC0" w:rsidRDefault="00AC4CBC" w:rsidP="00AC4CBC">
            <w:pPr>
              <w:tabs>
                <w:tab w:val="num" w:pos="1040"/>
                <w:tab w:val="num" w:pos="1496"/>
              </w:tabs>
              <w:spacing w:line="300" w:lineRule="auto"/>
              <w:ind w:left="113"/>
              <w:rPr>
                <w:rFonts w:eastAsia="楷体_GB2312"/>
                <w:sz w:val="24"/>
              </w:rPr>
            </w:pPr>
            <w:r>
              <w:rPr>
                <w:rFonts w:eastAsia="楷体_GB2312" w:hint="eastAsia"/>
                <w:sz w:val="24"/>
              </w:rPr>
              <w:t>搭建原型系统，设计范例，仿真验证完整控制机</w:t>
            </w:r>
            <w:r w:rsidR="00957BEF">
              <w:rPr>
                <w:rFonts w:eastAsia="楷体_GB2312" w:hint="eastAsia"/>
                <w:sz w:val="24"/>
              </w:rPr>
              <w:t>制。修改完善机制并撰写论文和专利，课题结题准备，演示系统搭建和结</w:t>
            </w:r>
            <w:r>
              <w:rPr>
                <w:rFonts w:eastAsia="楷体_GB2312" w:hint="eastAsia"/>
                <w:sz w:val="24"/>
              </w:rPr>
              <w:t>题资料撰写。</w:t>
            </w:r>
          </w:p>
        </w:tc>
      </w:tr>
    </w:tbl>
    <w:p w14:paraId="057A7F47" w14:textId="77777777" w:rsidR="00AC4CBC" w:rsidRPr="00FE1F6E" w:rsidRDefault="00AC4CBC" w:rsidP="00E57851">
      <w:pPr>
        <w:pStyle w:val="2"/>
        <w:numPr>
          <w:ilvl w:val="0"/>
          <w:numId w:val="3"/>
        </w:numPr>
      </w:pPr>
      <w:r w:rsidRPr="00FE1F6E">
        <w:rPr>
          <w:rFonts w:hint="eastAsia"/>
        </w:rPr>
        <w:t>预期研究结果</w:t>
      </w:r>
    </w:p>
    <w:p w14:paraId="477187FC" w14:textId="77777777" w:rsidR="00AC4CBC" w:rsidRPr="00BF0369" w:rsidRDefault="00AC4CBC" w:rsidP="00AC4CBC">
      <w:pPr>
        <w:spacing w:line="400" w:lineRule="exact"/>
        <w:ind w:firstLine="420"/>
        <w:rPr>
          <w:rFonts w:eastAsia="楷体_GB2312"/>
          <w:sz w:val="24"/>
        </w:rPr>
      </w:pPr>
      <w:r w:rsidRPr="00BF0369">
        <w:rPr>
          <w:rFonts w:eastAsia="楷体_GB2312"/>
          <w:sz w:val="24"/>
        </w:rPr>
        <w:t>对隐私感知的</w:t>
      </w:r>
      <w:r w:rsidRPr="00BF0369">
        <w:rPr>
          <w:rFonts w:eastAsia="楷体_GB2312"/>
          <w:sz w:val="24"/>
        </w:rPr>
        <w:t>Mashup</w:t>
      </w:r>
      <w:r w:rsidRPr="00BF0369">
        <w:rPr>
          <w:rFonts w:eastAsia="楷体_GB2312"/>
          <w:sz w:val="24"/>
        </w:rPr>
        <w:t>服务授权访问进行建模，建构后端服务中非结构与半结构化信息的划分和封装方法，实现后端服务隐私数据的细粒度的划分和封装；提出</w:t>
      </w:r>
      <w:r w:rsidRPr="00BF0369">
        <w:rPr>
          <w:rFonts w:eastAsia="楷体_GB2312"/>
          <w:sz w:val="24"/>
        </w:rPr>
        <w:t>Mashup</w:t>
      </w:r>
      <w:r w:rsidRPr="00BF0369">
        <w:rPr>
          <w:rFonts w:eastAsia="楷体_GB2312"/>
          <w:sz w:val="24"/>
        </w:rPr>
        <w:t>服务授权访问中后端服务隐私信息感知方法；设计和实现基于迁移图控制全生命周期的授权单步控制，完成研究报告。</w:t>
      </w:r>
    </w:p>
    <w:p w14:paraId="697A9A10" w14:textId="77777777" w:rsidR="00AC4CBC" w:rsidRPr="00A60CC0" w:rsidRDefault="00AC4CBC" w:rsidP="00AC4CBC">
      <w:pPr>
        <w:tabs>
          <w:tab w:val="num" w:pos="972"/>
          <w:tab w:val="num" w:pos="1040"/>
        </w:tabs>
        <w:spacing w:line="400" w:lineRule="exact"/>
        <w:ind w:firstLineChars="200" w:firstLine="480"/>
        <w:rPr>
          <w:rFonts w:eastAsia="楷体_GB2312"/>
          <w:sz w:val="24"/>
        </w:rPr>
      </w:pPr>
      <w:r>
        <w:rPr>
          <w:rFonts w:eastAsia="楷体_GB2312" w:hint="eastAsia"/>
          <w:sz w:val="24"/>
        </w:rPr>
        <w:t>1</w:t>
      </w:r>
      <w:r>
        <w:rPr>
          <w:rFonts w:eastAsia="楷体_GB2312" w:hint="eastAsia"/>
          <w:sz w:val="24"/>
        </w:rPr>
        <w:t>．</w:t>
      </w:r>
      <w:r w:rsidRPr="00492598">
        <w:rPr>
          <w:rFonts w:eastAsia="楷体_GB2312" w:hint="eastAsia"/>
          <w:sz w:val="24"/>
        </w:rPr>
        <w:t>反映研究成果的高水平论文</w:t>
      </w:r>
      <w:r>
        <w:rPr>
          <w:rFonts w:eastAsia="楷体_GB2312" w:hint="eastAsia"/>
          <w:sz w:val="24"/>
        </w:rPr>
        <w:t>15</w:t>
      </w:r>
      <w:r w:rsidRPr="00492598">
        <w:rPr>
          <w:rFonts w:eastAsia="楷体_GB2312" w:hint="eastAsia"/>
          <w:sz w:val="24"/>
        </w:rPr>
        <w:t>篇以上，其中被</w:t>
      </w:r>
      <w:r w:rsidRPr="00492598">
        <w:rPr>
          <w:rFonts w:eastAsia="楷体_GB2312"/>
          <w:sz w:val="24"/>
        </w:rPr>
        <w:t>SCI</w:t>
      </w:r>
      <w:r w:rsidRPr="00492598">
        <w:rPr>
          <w:rFonts w:eastAsia="楷体_GB2312" w:hint="eastAsia"/>
          <w:sz w:val="24"/>
        </w:rPr>
        <w:t>收录</w:t>
      </w:r>
      <w:r>
        <w:rPr>
          <w:rFonts w:eastAsia="楷体_GB2312" w:hint="eastAsia"/>
          <w:sz w:val="24"/>
        </w:rPr>
        <w:t>5</w:t>
      </w:r>
      <w:r w:rsidRPr="00492598">
        <w:rPr>
          <w:rFonts w:eastAsia="楷体_GB2312" w:hint="eastAsia"/>
          <w:sz w:val="24"/>
        </w:rPr>
        <w:t>篇以上；</w:t>
      </w:r>
    </w:p>
    <w:p w14:paraId="1F754C54" w14:textId="77777777" w:rsidR="00AC4CBC" w:rsidRPr="00A60CC0" w:rsidRDefault="00AC4CBC" w:rsidP="00AC4CBC">
      <w:pPr>
        <w:tabs>
          <w:tab w:val="num" w:pos="972"/>
          <w:tab w:val="num" w:pos="1040"/>
        </w:tabs>
        <w:spacing w:line="400" w:lineRule="exact"/>
        <w:ind w:firstLineChars="200" w:firstLine="480"/>
        <w:rPr>
          <w:rFonts w:eastAsia="楷体_GB2312"/>
          <w:sz w:val="24"/>
        </w:rPr>
      </w:pPr>
      <w:r>
        <w:rPr>
          <w:rFonts w:eastAsia="楷体_GB2312" w:hint="eastAsia"/>
          <w:sz w:val="24"/>
        </w:rPr>
        <w:t>2</w:t>
      </w:r>
      <w:r>
        <w:rPr>
          <w:rFonts w:eastAsia="楷体_GB2312" w:hint="eastAsia"/>
          <w:sz w:val="24"/>
        </w:rPr>
        <w:t>．</w:t>
      </w:r>
      <w:r w:rsidRPr="00492598">
        <w:rPr>
          <w:rFonts w:eastAsia="楷体_GB2312" w:hint="eastAsia"/>
          <w:sz w:val="24"/>
        </w:rPr>
        <w:t>申请发明专利</w:t>
      </w:r>
      <w:r>
        <w:rPr>
          <w:rFonts w:eastAsia="楷体_GB2312" w:hint="eastAsia"/>
          <w:sz w:val="24"/>
        </w:rPr>
        <w:t>5</w:t>
      </w:r>
      <w:r>
        <w:rPr>
          <w:rFonts w:eastAsia="楷体_GB2312" w:hint="eastAsia"/>
          <w:sz w:val="24"/>
        </w:rPr>
        <w:t>个</w:t>
      </w:r>
      <w:r w:rsidRPr="00492598">
        <w:rPr>
          <w:rFonts w:eastAsia="楷体_GB2312" w:hint="eastAsia"/>
          <w:sz w:val="24"/>
        </w:rPr>
        <w:t>；</w:t>
      </w:r>
    </w:p>
    <w:p w14:paraId="71FDF74C" w14:textId="77777777" w:rsidR="00AC4CBC" w:rsidRPr="00601533" w:rsidRDefault="00AC4CBC" w:rsidP="00AC4CBC">
      <w:pPr>
        <w:tabs>
          <w:tab w:val="num" w:pos="972"/>
          <w:tab w:val="num" w:pos="1040"/>
        </w:tabs>
        <w:spacing w:line="400" w:lineRule="exact"/>
        <w:ind w:firstLineChars="200" w:firstLine="480"/>
        <w:rPr>
          <w:rFonts w:eastAsia="楷体_GB2312"/>
          <w:b/>
          <w:bCs/>
          <w:sz w:val="28"/>
          <w:szCs w:val="28"/>
        </w:rPr>
      </w:pPr>
      <w:r>
        <w:rPr>
          <w:rFonts w:eastAsia="楷体_GB2312" w:hint="eastAsia"/>
          <w:sz w:val="24"/>
        </w:rPr>
        <w:t>3</w:t>
      </w:r>
      <w:r>
        <w:rPr>
          <w:rFonts w:eastAsia="楷体_GB2312" w:hint="eastAsia"/>
          <w:sz w:val="24"/>
        </w:rPr>
        <w:t>．</w:t>
      </w:r>
      <w:r w:rsidRPr="00492598">
        <w:rPr>
          <w:rFonts w:eastAsia="楷体_GB2312" w:hint="eastAsia"/>
          <w:sz w:val="24"/>
        </w:rPr>
        <w:t>培养</w:t>
      </w:r>
      <w:r>
        <w:rPr>
          <w:rFonts w:eastAsia="楷体_GB2312" w:hint="eastAsia"/>
          <w:sz w:val="24"/>
        </w:rPr>
        <w:t>3</w:t>
      </w:r>
      <w:r w:rsidRPr="00492598">
        <w:rPr>
          <w:rFonts w:eastAsia="楷体_GB2312" w:hint="eastAsia"/>
          <w:sz w:val="24"/>
        </w:rPr>
        <w:t>名</w:t>
      </w:r>
      <w:r>
        <w:rPr>
          <w:rFonts w:eastAsia="楷体_GB2312" w:hint="eastAsia"/>
          <w:sz w:val="24"/>
        </w:rPr>
        <w:t>以上</w:t>
      </w:r>
      <w:r w:rsidRPr="00492598">
        <w:rPr>
          <w:rFonts w:eastAsia="楷体_GB2312" w:hint="eastAsia"/>
          <w:sz w:val="24"/>
        </w:rPr>
        <w:t>博士、</w:t>
      </w:r>
      <w:r w:rsidRPr="00492598">
        <w:rPr>
          <w:rFonts w:eastAsia="楷体_GB2312"/>
          <w:sz w:val="24"/>
        </w:rPr>
        <w:t>5</w:t>
      </w:r>
      <w:r w:rsidRPr="00492598">
        <w:rPr>
          <w:rFonts w:eastAsia="楷体_GB2312" w:hint="eastAsia"/>
          <w:sz w:val="24"/>
        </w:rPr>
        <w:t>名以上硕士</w:t>
      </w:r>
      <w:r>
        <w:rPr>
          <w:rFonts w:eastAsia="楷体_GB2312" w:hint="eastAsia"/>
          <w:sz w:val="24"/>
        </w:rPr>
        <w:t>。</w:t>
      </w:r>
    </w:p>
    <w:p w14:paraId="37051512" w14:textId="77777777" w:rsidR="00392C9C" w:rsidRPr="00AC4CBC" w:rsidRDefault="00392C9C" w:rsidP="00392C9C">
      <w:pPr>
        <w:snapToGrid w:val="0"/>
        <w:spacing w:line="440" w:lineRule="exact"/>
        <w:ind w:firstLineChars="196" w:firstLine="470"/>
        <w:rPr>
          <w:rFonts w:ascii="宋体" w:hAnsi="宋体"/>
          <w:sz w:val="24"/>
          <w:szCs w:val="24"/>
        </w:rPr>
      </w:pPr>
    </w:p>
    <w:p w14:paraId="5906341F" w14:textId="77777777" w:rsidR="00392C9C" w:rsidRDefault="00392C9C" w:rsidP="00392C9C">
      <w:pPr>
        <w:snapToGrid w:val="0"/>
        <w:spacing w:before="120" w:line="440" w:lineRule="exact"/>
        <w:ind w:firstLineChars="200" w:firstLine="562"/>
        <w:rPr>
          <w:rFonts w:ascii="楷体" w:eastAsia="楷体" w:hAnsi="楷体"/>
          <w:color w:val="0070C0"/>
          <w:sz w:val="28"/>
          <w:szCs w:val="28"/>
        </w:rPr>
      </w:pPr>
      <w:r w:rsidRPr="00F41D4D">
        <w:rPr>
          <w:rFonts w:ascii="楷体" w:eastAsia="楷体" w:hAnsi="楷体" w:cs="楷体_GB2312" w:hint="eastAsia"/>
          <w:b/>
          <w:bCs/>
          <w:color w:val="0070C0"/>
          <w:sz w:val="28"/>
          <w:szCs w:val="28"/>
        </w:rPr>
        <w:t>（二）研究基础与工作条件</w:t>
      </w:r>
    </w:p>
    <w:p w14:paraId="5E0A6845" w14:textId="77777777" w:rsidR="00392C9C" w:rsidRDefault="00392C9C" w:rsidP="00392C9C">
      <w:pPr>
        <w:snapToGrid w:val="0"/>
        <w:spacing w:line="440" w:lineRule="exact"/>
        <w:ind w:firstLineChars="200" w:firstLine="560"/>
        <w:rPr>
          <w:rFonts w:ascii="楷体" w:eastAsia="楷体" w:hAnsi="楷体" w:cs="楷体_GB2312"/>
          <w:color w:val="0070C0"/>
          <w:sz w:val="28"/>
          <w:szCs w:val="28"/>
        </w:rPr>
      </w:pPr>
      <w:r w:rsidRPr="00F41D4D">
        <w:rPr>
          <w:rFonts w:ascii="楷体" w:eastAsia="楷体" w:hAnsi="楷体"/>
          <w:color w:val="0070C0"/>
          <w:sz w:val="28"/>
          <w:szCs w:val="28"/>
        </w:rPr>
        <w:t>1</w:t>
      </w:r>
      <w:r w:rsidRPr="00F41D4D">
        <w:rPr>
          <w:rFonts w:ascii="楷体" w:eastAsia="楷体" w:hAnsi="楷体" w:cs="楷体_GB2312" w:hint="eastAsia"/>
          <w:color w:val="0070C0"/>
          <w:sz w:val="28"/>
          <w:szCs w:val="28"/>
        </w:rPr>
        <w:t>．</w:t>
      </w:r>
      <w:r w:rsidRPr="00F41D4D">
        <w:rPr>
          <w:rFonts w:ascii="楷体" w:eastAsia="楷体" w:hAnsi="楷体" w:cs="楷体_GB2312" w:hint="eastAsia"/>
          <w:b/>
          <w:bCs/>
          <w:color w:val="0070C0"/>
          <w:sz w:val="28"/>
          <w:szCs w:val="28"/>
        </w:rPr>
        <w:t>研究基础</w:t>
      </w:r>
      <w:r w:rsidRPr="00F41D4D">
        <w:rPr>
          <w:rFonts w:ascii="楷体" w:eastAsia="楷体" w:hAnsi="楷体" w:cs="楷体_GB2312" w:hint="eastAsia"/>
          <w:color w:val="0070C0"/>
          <w:sz w:val="28"/>
          <w:szCs w:val="28"/>
        </w:rPr>
        <w:t>（与本项目相关的研究工作积累和已取得的研究工作成绩）；</w:t>
      </w:r>
    </w:p>
    <w:p w14:paraId="504F0531" w14:textId="77777777" w:rsidR="00AC4CBC" w:rsidRPr="00185ACD" w:rsidRDefault="00AC4CBC" w:rsidP="00E57851">
      <w:pPr>
        <w:pStyle w:val="2"/>
        <w:numPr>
          <w:ilvl w:val="1"/>
          <w:numId w:val="4"/>
        </w:numPr>
      </w:pPr>
      <w:r w:rsidRPr="00185ACD">
        <w:rPr>
          <w:rFonts w:hint="eastAsia"/>
        </w:rPr>
        <w:t>已取得的研究工作成绩</w:t>
      </w:r>
      <w:r w:rsidRPr="00185ACD">
        <w:rPr>
          <w:rFonts w:hint="eastAsia"/>
        </w:rPr>
        <w:t xml:space="preserve"> </w:t>
      </w:r>
    </w:p>
    <w:p w14:paraId="028718BF" w14:textId="77777777" w:rsidR="00AC4CBC" w:rsidRPr="00B163FA" w:rsidRDefault="00AC4CBC" w:rsidP="00AC4CBC">
      <w:pPr>
        <w:spacing w:line="400" w:lineRule="exact"/>
        <w:ind w:firstLine="420"/>
        <w:rPr>
          <w:rFonts w:eastAsia="楷体_GB2312"/>
          <w:kern w:val="0"/>
          <w:sz w:val="24"/>
        </w:rPr>
      </w:pPr>
      <w:r w:rsidRPr="00B163FA">
        <w:rPr>
          <w:rFonts w:eastAsia="楷体_GB2312"/>
          <w:kern w:val="0"/>
          <w:sz w:val="24"/>
        </w:rPr>
        <w:t>近几年来，课题组长一直从事服务计算、服务安全的研究工作，作为项目负责人主持</w:t>
      </w:r>
      <w:r w:rsidRPr="00B163FA">
        <w:rPr>
          <w:rFonts w:eastAsia="楷体_GB2312"/>
          <w:kern w:val="0"/>
          <w:sz w:val="24"/>
        </w:rPr>
        <w:t>1</w:t>
      </w:r>
      <w:r w:rsidRPr="00B163FA">
        <w:rPr>
          <w:rFonts w:eastAsia="楷体_GB2312"/>
          <w:kern w:val="0"/>
          <w:sz w:val="24"/>
        </w:rPr>
        <w:t>项</w:t>
      </w:r>
      <w:r w:rsidRPr="00B163FA">
        <w:rPr>
          <w:rFonts w:eastAsia="楷体_GB2312"/>
          <w:kern w:val="0"/>
          <w:sz w:val="24"/>
        </w:rPr>
        <w:t>242</w:t>
      </w:r>
      <w:r w:rsidRPr="00B163FA">
        <w:rPr>
          <w:rFonts w:eastAsia="楷体_GB2312"/>
          <w:kern w:val="0"/>
          <w:sz w:val="24"/>
        </w:rPr>
        <w:t>安全计划项目、多项企业合作项目，作为主研人参加了国家</w:t>
      </w:r>
      <w:r w:rsidRPr="00B163FA">
        <w:rPr>
          <w:rFonts w:eastAsia="楷体_GB2312"/>
          <w:kern w:val="0"/>
          <w:sz w:val="24"/>
        </w:rPr>
        <w:t>973</w:t>
      </w:r>
      <w:r w:rsidRPr="00B163FA">
        <w:rPr>
          <w:rFonts w:eastAsia="楷体_GB2312"/>
          <w:kern w:val="0"/>
          <w:sz w:val="24"/>
        </w:rPr>
        <w:t>、</w:t>
      </w:r>
      <w:r w:rsidRPr="00B163FA">
        <w:rPr>
          <w:rFonts w:eastAsia="楷体_GB2312"/>
          <w:kern w:val="0"/>
          <w:sz w:val="24"/>
        </w:rPr>
        <w:t>863</w:t>
      </w:r>
      <w:r w:rsidRPr="00B163FA">
        <w:rPr>
          <w:rFonts w:eastAsia="楷体_GB2312"/>
          <w:kern w:val="0"/>
          <w:sz w:val="24"/>
        </w:rPr>
        <w:t>、国家自然科学基金、重大专项、</w:t>
      </w:r>
      <w:r w:rsidRPr="00B163FA">
        <w:rPr>
          <w:rFonts w:eastAsia="楷体_GB2312"/>
          <w:kern w:val="0"/>
          <w:sz w:val="24"/>
        </w:rPr>
        <w:t>242</w:t>
      </w:r>
      <w:r w:rsidRPr="00B163FA">
        <w:rPr>
          <w:rFonts w:eastAsia="楷体_GB2312"/>
          <w:kern w:val="0"/>
          <w:sz w:val="24"/>
        </w:rPr>
        <w:t>等多个国家项目的科研工作。所承担的</w:t>
      </w:r>
      <w:r w:rsidRPr="00B163FA">
        <w:rPr>
          <w:rFonts w:eastAsia="楷体_GB2312"/>
          <w:kern w:val="0"/>
          <w:sz w:val="24"/>
        </w:rPr>
        <w:t>863</w:t>
      </w:r>
      <w:r w:rsidRPr="00B163FA">
        <w:rPr>
          <w:rFonts w:eastAsia="楷体_GB2312"/>
          <w:kern w:val="0"/>
          <w:sz w:val="24"/>
        </w:rPr>
        <w:t>计划项目</w:t>
      </w:r>
      <w:r>
        <w:rPr>
          <w:rFonts w:eastAsia="楷体_GB2312" w:hint="eastAsia"/>
          <w:kern w:val="0"/>
          <w:sz w:val="24"/>
        </w:rPr>
        <w:t>《大数据</w:t>
      </w:r>
      <w:r>
        <w:rPr>
          <w:rFonts w:eastAsia="楷体_GB2312"/>
          <w:kern w:val="0"/>
          <w:sz w:val="24"/>
        </w:rPr>
        <w:t>分析技术在输变电设备状态评估中的</w:t>
      </w:r>
      <w:r>
        <w:rPr>
          <w:rFonts w:eastAsia="楷体_GB2312" w:hint="eastAsia"/>
          <w:kern w:val="0"/>
          <w:sz w:val="24"/>
        </w:rPr>
        <w:t>研究</w:t>
      </w:r>
      <w:r>
        <w:rPr>
          <w:rFonts w:eastAsia="楷体_GB2312"/>
          <w:kern w:val="0"/>
          <w:sz w:val="24"/>
        </w:rPr>
        <w:t>及应用》、</w:t>
      </w:r>
      <w:r w:rsidRPr="00B163FA">
        <w:rPr>
          <w:rFonts w:eastAsia="楷体_GB2312"/>
          <w:kern w:val="0"/>
          <w:sz w:val="24"/>
        </w:rPr>
        <w:t>《下一代网络中关于业务能力开放的安全机制研究》、《面向下一代电信网的安全测试评估技术及工具》、国家自然科学基金项目《开放式综合业务体系结构的研究》对融合网络中的</w:t>
      </w:r>
      <w:r w:rsidRPr="00B163FA">
        <w:rPr>
          <w:rFonts w:eastAsia="楷体_GB2312"/>
          <w:b/>
          <w:kern w:val="0"/>
          <w:sz w:val="24"/>
        </w:rPr>
        <w:t>服务计算框架、服务安全、服务隐私保护</w:t>
      </w:r>
      <w:r>
        <w:rPr>
          <w:rFonts w:eastAsia="楷体_GB2312" w:hint="eastAsia"/>
          <w:b/>
          <w:kern w:val="0"/>
          <w:sz w:val="24"/>
        </w:rPr>
        <w:t>、</w:t>
      </w:r>
      <w:r>
        <w:rPr>
          <w:rFonts w:eastAsia="楷体_GB2312"/>
          <w:b/>
          <w:kern w:val="0"/>
          <w:sz w:val="24"/>
        </w:rPr>
        <w:t>行业大数据分析及应用</w:t>
      </w:r>
      <w:r w:rsidRPr="00B163FA">
        <w:rPr>
          <w:rFonts w:eastAsia="楷体_GB2312"/>
          <w:kern w:val="0"/>
          <w:sz w:val="24"/>
        </w:rPr>
        <w:t>进行了深入研究，包括组合服务的安全框架、服务的授权访问模型、服务授权策略检测方法、组合服务漏洞检查方法、服务组合过程中的信息</w:t>
      </w:r>
      <w:r>
        <w:rPr>
          <w:rFonts w:eastAsia="楷体_GB2312"/>
          <w:kern w:val="0"/>
          <w:sz w:val="24"/>
        </w:rPr>
        <w:t>泄露</w:t>
      </w:r>
      <w:r w:rsidRPr="00B163FA">
        <w:rPr>
          <w:rFonts w:eastAsia="楷体_GB2312"/>
          <w:kern w:val="0"/>
          <w:sz w:val="24"/>
        </w:rPr>
        <w:t>。所承担的</w:t>
      </w:r>
      <w:r w:rsidRPr="00B163FA">
        <w:rPr>
          <w:rFonts w:eastAsia="楷体_GB2312"/>
          <w:kern w:val="0"/>
          <w:sz w:val="24"/>
        </w:rPr>
        <w:t>242</w:t>
      </w:r>
      <w:r w:rsidRPr="00B163FA">
        <w:rPr>
          <w:rFonts w:eastAsia="楷体_GB2312"/>
          <w:kern w:val="0"/>
          <w:sz w:val="24"/>
        </w:rPr>
        <w:t>信息安全计划项目《电信网安全防御研究》、《电信网应用业务系统安全检测平台》、</w:t>
      </w:r>
      <w:r w:rsidRPr="00B163FA">
        <w:rPr>
          <w:rFonts w:eastAsia="楷体_GB2312"/>
          <w:kern w:val="0"/>
          <w:sz w:val="24"/>
        </w:rPr>
        <w:t>IBM</w:t>
      </w:r>
      <w:r w:rsidRPr="00B163FA">
        <w:rPr>
          <w:rFonts w:eastAsia="楷体_GB2312"/>
          <w:kern w:val="0"/>
          <w:sz w:val="24"/>
        </w:rPr>
        <w:t>产学研计划项目《</w:t>
      </w:r>
      <w:r w:rsidRPr="00B163FA">
        <w:rPr>
          <w:rFonts w:eastAsia="楷体_GB2312"/>
          <w:kern w:val="0"/>
          <w:sz w:val="24"/>
        </w:rPr>
        <w:t xml:space="preserve">Mobile </w:t>
      </w:r>
      <w:r w:rsidRPr="00B163FA">
        <w:rPr>
          <w:rFonts w:eastAsia="楷体_GB2312"/>
          <w:kern w:val="0"/>
          <w:sz w:val="24"/>
        </w:rPr>
        <w:lastRenderedPageBreak/>
        <w:t>Internet</w:t>
      </w:r>
      <w:r w:rsidRPr="00B163FA">
        <w:rPr>
          <w:rFonts w:eastAsia="楷体_GB2312"/>
          <w:kern w:val="0"/>
          <w:sz w:val="24"/>
        </w:rPr>
        <w:t>中服务安全问题研究》提出了互联网服务的隐私保护流程、服务授权中的隐私策略并研发了服务应用认证原型系统和工具。</w:t>
      </w:r>
    </w:p>
    <w:p w14:paraId="13CD191A" w14:textId="77777777" w:rsidR="00AC4CBC" w:rsidRPr="00B163FA" w:rsidRDefault="00AC4CBC" w:rsidP="00AC4CBC">
      <w:pPr>
        <w:autoSpaceDE w:val="0"/>
        <w:autoSpaceDN w:val="0"/>
        <w:adjustRightInd w:val="0"/>
        <w:spacing w:line="400" w:lineRule="exact"/>
        <w:ind w:firstLine="420"/>
        <w:rPr>
          <w:rFonts w:eastAsia="楷体_GB2312"/>
          <w:sz w:val="24"/>
        </w:rPr>
      </w:pPr>
      <w:r w:rsidRPr="00B163FA">
        <w:rPr>
          <w:rFonts w:eastAsia="楷体_GB2312"/>
          <w:sz w:val="24"/>
        </w:rPr>
        <w:t>本课题申请人在</w:t>
      </w:r>
      <w:r w:rsidRPr="00B163FA">
        <w:rPr>
          <w:rFonts w:eastAsia="楷体_GB2312"/>
          <w:sz w:val="24"/>
        </w:rPr>
        <w:t>Mashup</w:t>
      </w:r>
      <w:r w:rsidRPr="00B163FA">
        <w:rPr>
          <w:rFonts w:eastAsia="楷体_GB2312"/>
          <w:sz w:val="24"/>
        </w:rPr>
        <w:t>服务安全研究工作</w:t>
      </w:r>
      <w:r>
        <w:rPr>
          <w:rFonts w:eastAsia="楷体_GB2312"/>
          <w:sz w:val="24"/>
        </w:rPr>
        <w:t>方面的</w:t>
      </w:r>
      <w:r w:rsidRPr="00B163FA">
        <w:rPr>
          <w:rFonts w:eastAsia="楷体_GB2312"/>
          <w:sz w:val="24"/>
        </w:rPr>
        <w:t>进展顺利，已经发表与本课题研究工作密切相关的第一作者</w:t>
      </w:r>
      <w:r w:rsidRPr="00B163FA">
        <w:rPr>
          <w:rFonts w:eastAsia="楷体_GB2312"/>
          <w:sz w:val="24"/>
        </w:rPr>
        <w:t>SCI</w:t>
      </w:r>
      <w:r>
        <w:rPr>
          <w:rFonts w:eastAsia="楷体_GB2312" w:hint="eastAsia"/>
          <w:sz w:val="24"/>
        </w:rPr>
        <w:t>论文</w:t>
      </w:r>
      <w:r>
        <w:rPr>
          <w:rFonts w:eastAsia="楷体_GB2312"/>
          <w:sz w:val="24"/>
        </w:rPr>
        <w:t>3</w:t>
      </w:r>
      <w:r w:rsidRPr="00B163FA">
        <w:rPr>
          <w:rFonts w:eastAsia="楷体_GB2312"/>
          <w:sz w:val="24"/>
        </w:rPr>
        <w:t>篇，探讨了在</w:t>
      </w:r>
      <w:r>
        <w:rPr>
          <w:rFonts w:eastAsia="楷体_GB2312"/>
          <w:sz w:val="24"/>
        </w:rPr>
        <w:t>移动互联网、云计算环境</w:t>
      </w:r>
      <w:r w:rsidRPr="00B163FA">
        <w:rPr>
          <w:rFonts w:eastAsia="楷体_GB2312"/>
          <w:sz w:val="24"/>
        </w:rPr>
        <w:t>下</w:t>
      </w:r>
      <w:r>
        <w:rPr>
          <w:rFonts w:eastAsia="楷体_GB2312"/>
          <w:sz w:val="24"/>
        </w:rPr>
        <w:t>的</w:t>
      </w:r>
      <w:r w:rsidRPr="00B163FA">
        <w:rPr>
          <w:rFonts w:eastAsia="楷体_GB2312"/>
          <w:sz w:val="24"/>
        </w:rPr>
        <w:t>组合服务安全体系结构和访问控制模型，细化了该模型并针对该模型进行了原型系统的设计和实现。</w:t>
      </w:r>
    </w:p>
    <w:p w14:paraId="3E48B963" w14:textId="77777777" w:rsidR="00AC4CBC" w:rsidRPr="00B163FA" w:rsidRDefault="00AC4CBC" w:rsidP="00AC4CBC">
      <w:pPr>
        <w:autoSpaceDE w:val="0"/>
        <w:autoSpaceDN w:val="0"/>
        <w:adjustRightInd w:val="0"/>
        <w:spacing w:line="400" w:lineRule="exact"/>
        <w:ind w:firstLineChars="200" w:firstLine="480"/>
        <w:rPr>
          <w:rFonts w:eastAsia="楷体_GB2312"/>
          <w:sz w:val="24"/>
        </w:rPr>
      </w:pPr>
      <w:r w:rsidRPr="00B163FA">
        <w:rPr>
          <w:rFonts w:eastAsia="楷体_GB2312"/>
          <w:sz w:val="24"/>
        </w:rPr>
        <w:t>在研究成果中申请人提出了基于补偿机制的组合服务访问控制模型，该模型在组合服务访问控制中属性缺失情况下能够提高认证效率、提升认证服务质量改善用户交互友好性和提高系统处理效率。具体工作包括提出了基于属性可信度补偿的访问控制模型（</w:t>
      </w:r>
      <w:r w:rsidRPr="00B163FA">
        <w:rPr>
          <w:rFonts w:eastAsia="楷体_GB2312"/>
          <w:sz w:val="24"/>
        </w:rPr>
        <w:t>TCBAC</w:t>
      </w:r>
      <w:r w:rsidRPr="00B163FA">
        <w:rPr>
          <w:rFonts w:eastAsia="楷体_GB2312"/>
          <w:sz w:val="24"/>
        </w:rPr>
        <w:t>模型）；提出了基于个体属性可信度和相似群体属性可信度进行聚合的可信度补偿聚合方法；提出了基于绝对时间衰减因子和同类型操作相对时间衰减因子的属性可信度计算方法。通过实验对比了采用</w:t>
      </w:r>
      <w:r w:rsidRPr="00B163FA">
        <w:rPr>
          <w:rFonts w:eastAsia="楷体_GB2312"/>
          <w:sz w:val="24"/>
        </w:rPr>
        <w:t>TCBAC</w:t>
      </w:r>
      <w:r w:rsidRPr="00B163FA">
        <w:rPr>
          <w:rFonts w:eastAsia="楷体_GB2312"/>
          <w:sz w:val="24"/>
        </w:rPr>
        <w:t>模型后，组合服务可到达率的提升效果，系统遭受恶意用户攻击的概率以及对于系统资源消耗的变化情况。本文还展示了引入</w:t>
      </w:r>
      <w:r w:rsidRPr="00B163FA">
        <w:rPr>
          <w:rFonts w:eastAsia="楷体_GB2312"/>
          <w:sz w:val="24"/>
        </w:rPr>
        <w:t>TCBAC</w:t>
      </w:r>
      <w:r w:rsidRPr="00B163FA">
        <w:rPr>
          <w:rFonts w:eastAsia="楷体_GB2312"/>
          <w:sz w:val="24"/>
        </w:rPr>
        <w:t>模型后的</w:t>
      </w:r>
      <w:r w:rsidRPr="00B163FA">
        <w:rPr>
          <w:rFonts w:eastAsia="楷体_GB2312"/>
          <w:sz w:val="24"/>
        </w:rPr>
        <w:t>SOA</w:t>
      </w:r>
      <w:r w:rsidRPr="00B163FA">
        <w:rPr>
          <w:rFonts w:eastAsia="楷体_GB2312"/>
          <w:sz w:val="24"/>
        </w:rPr>
        <w:t>交互流程。这部分工作对本课题中隐私感知的</w:t>
      </w:r>
      <w:r w:rsidRPr="00B163FA">
        <w:rPr>
          <w:rFonts w:eastAsia="楷体_GB2312"/>
          <w:sz w:val="24"/>
        </w:rPr>
        <w:t>Mashup</w:t>
      </w:r>
      <w:r w:rsidRPr="00B163FA">
        <w:rPr>
          <w:rFonts w:eastAsia="楷体_GB2312"/>
          <w:sz w:val="24"/>
        </w:rPr>
        <w:t>服务授权访问机制的研究工作具有借鉴作用。</w:t>
      </w:r>
    </w:p>
    <w:p w14:paraId="06FCEBA0" w14:textId="77777777" w:rsidR="00AC4CBC" w:rsidRDefault="00AC4CBC" w:rsidP="00AC4CBC">
      <w:pPr>
        <w:autoSpaceDE w:val="0"/>
        <w:autoSpaceDN w:val="0"/>
        <w:adjustRightInd w:val="0"/>
        <w:spacing w:line="400" w:lineRule="exact"/>
        <w:ind w:leftChars="50" w:left="105" w:firstLine="357"/>
        <w:rPr>
          <w:rFonts w:eastAsia="楷体_GB2312"/>
          <w:sz w:val="24"/>
        </w:rPr>
      </w:pPr>
      <w:r w:rsidRPr="00B163FA">
        <w:rPr>
          <w:rFonts w:eastAsia="楷体_GB2312"/>
          <w:sz w:val="24"/>
        </w:rPr>
        <w:t>基于上述研究工作，课题组继续深入研究，针对流行的</w:t>
      </w:r>
      <w:r w:rsidRPr="00B163FA">
        <w:rPr>
          <w:rFonts w:eastAsia="楷体_GB2312"/>
          <w:sz w:val="24"/>
        </w:rPr>
        <w:t>Mashup</w:t>
      </w:r>
      <w:r w:rsidRPr="00B163FA">
        <w:rPr>
          <w:rFonts w:eastAsia="楷体_GB2312"/>
          <w:sz w:val="24"/>
        </w:rPr>
        <w:t>服务授权访问机制进行研究，图</w:t>
      </w:r>
      <w:r>
        <w:rPr>
          <w:rFonts w:eastAsia="楷体_GB2312" w:hint="eastAsia"/>
          <w:sz w:val="24"/>
        </w:rPr>
        <w:t>7</w:t>
      </w:r>
      <w:r>
        <w:rPr>
          <w:rFonts w:eastAsia="楷体_GB2312" w:hint="eastAsia"/>
          <w:sz w:val="24"/>
        </w:rPr>
        <w:t>描述了该授权访问机制的示例。</w:t>
      </w:r>
    </w:p>
    <w:p w14:paraId="2FE818BE" w14:textId="77777777" w:rsidR="00AC4CBC" w:rsidRDefault="00AC4CBC" w:rsidP="00AC4CBC">
      <w:pPr>
        <w:autoSpaceDE w:val="0"/>
        <w:autoSpaceDN w:val="0"/>
        <w:adjustRightInd w:val="0"/>
        <w:spacing w:line="400" w:lineRule="exact"/>
        <w:ind w:firstLineChars="200" w:firstLine="480"/>
        <w:rPr>
          <w:rFonts w:eastAsia="楷体_GB2312"/>
          <w:sz w:val="24"/>
        </w:rPr>
      </w:pPr>
      <w:r>
        <w:rPr>
          <w:rFonts w:eastAsia="楷体_GB2312" w:hint="eastAsia"/>
          <w:sz w:val="24"/>
        </w:rPr>
        <w:t>Mashup</w:t>
      </w:r>
      <w:r>
        <w:rPr>
          <w:rFonts w:eastAsia="楷体_GB2312" w:hint="eastAsia"/>
          <w:sz w:val="24"/>
        </w:rPr>
        <w:t>授权访问主要流程如下：</w:t>
      </w:r>
    </w:p>
    <w:p w14:paraId="7609ECAA" w14:textId="77777777" w:rsidR="00AC4CBC" w:rsidRPr="00B163FA" w:rsidRDefault="00931449" w:rsidP="00931449">
      <w:pPr>
        <w:autoSpaceDE w:val="0"/>
        <w:autoSpaceDN w:val="0"/>
        <w:adjustRightInd w:val="0"/>
        <w:spacing w:beforeLines="50" w:before="156" w:afterLines="50" w:after="156" w:line="400" w:lineRule="exact"/>
        <w:ind w:left="389" w:rightChars="50" w:right="105"/>
        <w:rPr>
          <w:rFonts w:eastAsia="楷体_GB2312"/>
          <w:sz w:val="24"/>
        </w:rPr>
      </w:pPr>
      <w:r>
        <w:rPr>
          <w:rFonts w:eastAsia="楷体_GB2312" w:hint="eastAsia"/>
          <w:sz w:val="24"/>
        </w:rPr>
        <w:t>1</w:t>
      </w:r>
      <w:r>
        <w:rPr>
          <w:rFonts w:eastAsia="楷体_GB2312" w:hint="eastAsia"/>
          <w:sz w:val="24"/>
        </w:rPr>
        <w:t>）</w:t>
      </w:r>
      <w:r w:rsidR="00AC4CBC" w:rsidRPr="00B163FA">
        <w:rPr>
          <w:rFonts w:eastAsia="楷体_GB2312"/>
          <w:sz w:val="24"/>
        </w:rPr>
        <w:t>将原始服务所提供的信息源进行封装</w:t>
      </w:r>
      <w:r w:rsidR="00AC4CBC">
        <w:rPr>
          <w:rFonts w:eastAsia="楷体_GB2312" w:hint="eastAsia"/>
          <w:sz w:val="24"/>
        </w:rPr>
        <w:t>成</w:t>
      </w:r>
      <w:r w:rsidR="00AC4CBC" w:rsidRPr="00B163FA">
        <w:rPr>
          <w:rFonts w:eastAsia="楷体_GB2312"/>
          <w:sz w:val="24"/>
        </w:rPr>
        <w:t>xml</w:t>
      </w:r>
      <w:r w:rsidR="00AC4CBC" w:rsidRPr="00B163FA">
        <w:rPr>
          <w:rFonts w:eastAsia="楷体_GB2312"/>
          <w:sz w:val="24"/>
        </w:rPr>
        <w:t>文件</w:t>
      </w:r>
      <w:r w:rsidR="00AC4CBC">
        <w:rPr>
          <w:rFonts w:eastAsia="楷体_GB2312" w:hint="eastAsia"/>
          <w:sz w:val="24"/>
        </w:rPr>
        <w:t>类型</w:t>
      </w:r>
      <w:r w:rsidR="00AC4CBC">
        <w:rPr>
          <w:rFonts w:eastAsia="楷体_GB2312" w:hint="eastAsia"/>
          <w:sz w:val="24"/>
        </w:rPr>
        <w:t>(</w:t>
      </w:r>
      <w:r w:rsidR="00AC4CBC">
        <w:rPr>
          <w:rFonts w:eastAsia="楷体_GB2312"/>
          <w:sz w:val="24"/>
        </w:rPr>
        <w:t>SEF</w:t>
      </w:r>
      <w:r w:rsidR="00AC4CBC">
        <w:rPr>
          <w:rFonts w:eastAsia="楷体_GB2312" w:hint="eastAsia"/>
          <w:sz w:val="24"/>
        </w:rPr>
        <w:t>.xml)</w:t>
      </w:r>
      <w:r w:rsidR="00AC4CBC" w:rsidRPr="00B163FA">
        <w:rPr>
          <w:rFonts w:eastAsia="楷体_GB2312"/>
          <w:sz w:val="24"/>
        </w:rPr>
        <w:t>提供给</w:t>
      </w:r>
      <w:r w:rsidR="00AC4CBC" w:rsidRPr="00B163FA">
        <w:rPr>
          <w:rFonts w:eastAsia="楷体_GB2312"/>
          <w:sz w:val="24"/>
        </w:rPr>
        <w:t>Mashup</w:t>
      </w:r>
      <w:r w:rsidR="00AC4CBC" w:rsidRPr="00B163FA">
        <w:rPr>
          <w:rFonts w:eastAsia="楷体_GB2312"/>
          <w:sz w:val="24"/>
        </w:rPr>
        <w:t>站点进行访问授权</w:t>
      </w:r>
      <w:r w:rsidR="00AC4CBC" w:rsidRPr="00B163FA">
        <w:rPr>
          <w:rFonts w:eastAsia="楷体_GB2312"/>
          <w:sz w:val="24"/>
        </w:rPr>
        <w:t xml:space="preserve">, </w:t>
      </w:r>
      <w:r w:rsidR="00AC4CBC" w:rsidRPr="00B163FA">
        <w:rPr>
          <w:rFonts w:eastAsia="楷体_GB2312"/>
          <w:sz w:val="24"/>
        </w:rPr>
        <w:t>解决其信息异构问题。</w:t>
      </w:r>
    </w:p>
    <w:p w14:paraId="75C92613" w14:textId="77777777" w:rsidR="00AC4CBC" w:rsidRDefault="00931449" w:rsidP="00931449">
      <w:pPr>
        <w:autoSpaceDE w:val="0"/>
        <w:autoSpaceDN w:val="0"/>
        <w:adjustRightInd w:val="0"/>
        <w:spacing w:beforeLines="50" w:before="156" w:afterLines="50" w:after="156" w:line="400" w:lineRule="exact"/>
        <w:ind w:left="389" w:rightChars="50" w:right="105"/>
        <w:rPr>
          <w:rFonts w:eastAsia="楷体_GB2312"/>
          <w:sz w:val="24"/>
        </w:rPr>
      </w:pPr>
      <w:r>
        <w:rPr>
          <w:rFonts w:eastAsia="楷体_GB2312"/>
          <w:sz w:val="24"/>
        </w:rPr>
        <w:t>2</w:t>
      </w:r>
      <w:r>
        <w:rPr>
          <w:rFonts w:eastAsia="楷体_GB2312" w:hint="eastAsia"/>
          <w:sz w:val="24"/>
        </w:rPr>
        <w:t>）</w:t>
      </w:r>
      <w:r w:rsidR="00AC4CBC" w:rsidRPr="00B163FA">
        <w:rPr>
          <w:rFonts w:eastAsia="楷体_GB2312"/>
          <w:sz w:val="24"/>
        </w:rPr>
        <w:t>将原始服务所提供的</w:t>
      </w:r>
      <w:r w:rsidR="00AC4CBC" w:rsidRPr="00B163FA">
        <w:rPr>
          <w:rFonts w:eastAsia="楷体_GB2312"/>
          <w:sz w:val="24"/>
        </w:rPr>
        <w:t>SEF</w:t>
      </w:r>
      <w:r w:rsidR="00AC4CBC">
        <w:rPr>
          <w:rFonts w:eastAsia="楷体_GB2312" w:hint="eastAsia"/>
          <w:sz w:val="24"/>
        </w:rPr>
        <w:t>.xml</w:t>
      </w:r>
      <w:r w:rsidR="00AC4CBC" w:rsidRPr="00B163FA">
        <w:rPr>
          <w:rFonts w:eastAsia="楷体_GB2312"/>
          <w:sz w:val="24"/>
        </w:rPr>
        <w:t>与已有隐私策略进行形式化融合，输出形式化授权文件，作为</w:t>
      </w:r>
      <w:r w:rsidR="00AC4CBC" w:rsidRPr="00B163FA">
        <w:rPr>
          <w:rFonts w:eastAsia="楷体_GB2312"/>
          <w:sz w:val="24"/>
        </w:rPr>
        <w:t>Mashup</w:t>
      </w:r>
      <w:r w:rsidR="00AC4CBC" w:rsidRPr="00B163FA">
        <w:rPr>
          <w:rFonts w:eastAsia="楷体_GB2312"/>
          <w:sz w:val="24"/>
        </w:rPr>
        <w:t>与多后端服务间信息交互时的向导授权文件。</w:t>
      </w:r>
    </w:p>
    <w:p w14:paraId="40C68B88" w14:textId="77777777" w:rsidR="00AC4CBC" w:rsidRPr="00CE6193" w:rsidRDefault="00E059D3" w:rsidP="00AC4CBC">
      <w:pPr>
        <w:autoSpaceDE w:val="0"/>
        <w:autoSpaceDN w:val="0"/>
        <w:adjustRightInd w:val="0"/>
        <w:spacing w:beforeLines="50" w:before="156" w:afterLines="50" w:after="156"/>
        <w:jc w:val="center"/>
        <w:rPr>
          <w:rFonts w:ascii="宋体" w:hAnsi="宋体"/>
        </w:rPr>
      </w:pPr>
      <w:r>
        <w:rPr>
          <w:rFonts w:ascii="宋体" w:hAnsi="宋体"/>
          <w:noProof/>
        </w:rPr>
        <w:object w:dxaOrig="1440" w:dyaOrig="1440" w14:anchorId="40CF8648">
          <v:shape id="_x0000_s1157" type="#_x0000_t75" style="position:absolute;left:0;text-align:left;margin-left:9.7pt;margin-top:6.4pt;width:400.7pt;height:221.4pt;z-index:-251658752">
            <v:imagedata r:id="rId42" o:title=""/>
          </v:shape>
          <o:OLEObject Type="Embed" ProgID="Visio.Drawing.15" ShapeID="_x0000_s1157" DrawAspect="Content" ObjectID="_1593430332" r:id="rId43"/>
        </w:object>
      </w:r>
    </w:p>
    <w:p w14:paraId="1BE3B826" w14:textId="77777777" w:rsidR="00AC4CBC" w:rsidRDefault="00AC4CBC" w:rsidP="00AC4CBC">
      <w:pPr>
        <w:autoSpaceDE w:val="0"/>
        <w:autoSpaceDN w:val="0"/>
        <w:adjustRightInd w:val="0"/>
        <w:spacing w:beforeLines="50" w:before="156" w:afterLines="50" w:after="156"/>
        <w:jc w:val="center"/>
        <w:rPr>
          <w:rFonts w:ascii="宋体" w:hAnsi="宋体"/>
        </w:rPr>
      </w:pPr>
    </w:p>
    <w:p w14:paraId="0A1C582F" w14:textId="77777777" w:rsidR="00AC4CBC" w:rsidRDefault="00AC4CBC" w:rsidP="00AC4CBC">
      <w:pPr>
        <w:autoSpaceDE w:val="0"/>
        <w:autoSpaceDN w:val="0"/>
        <w:adjustRightInd w:val="0"/>
        <w:spacing w:beforeLines="50" w:before="156" w:afterLines="50" w:after="156"/>
        <w:jc w:val="center"/>
        <w:rPr>
          <w:rFonts w:ascii="宋体" w:hAnsi="宋体"/>
        </w:rPr>
      </w:pPr>
    </w:p>
    <w:p w14:paraId="7C6FB666" w14:textId="77777777" w:rsidR="00AC4CBC" w:rsidRDefault="00AC4CBC" w:rsidP="00AC4CBC">
      <w:pPr>
        <w:autoSpaceDE w:val="0"/>
        <w:autoSpaceDN w:val="0"/>
        <w:adjustRightInd w:val="0"/>
        <w:spacing w:beforeLines="50" w:before="156" w:afterLines="50" w:after="156"/>
        <w:jc w:val="center"/>
        <w:rPr>
          <w:rFonts w:ascii="宋体" w:hAnsi="宋体"/>
        </w:rPr>
      </w:pPr>
    </w:p>
    <w:p w14:paraId="64B55127" w14:textId="77777777" w:rsidR="00AC4CBC" w:rsidRDefault="00AC4CBC" w:rsidP="00AC4CBC">
      <w:pPr>
        <w:autoSpaceDE w:val="0"/>
        <w:autoSpaceDN w:val="0"/>
        <w:adjustRightInd w:val="0"/>
        <w:spacing w:beforeLines="50" w:before="156" w:afterLines="50" w:after="156"/>
        <w:jc w:val="center"/>
        <w:rPr>
          <w:rFonts w:ascii="宋体" w:hAnsi="宋体"/>
        </w:rPr>
      </w:pPr>
    </w:p>
    <w:p w14:paraId="1AF726CD" w14:textId="77777777" w:rsidR="00AC4CBC" w:rsidRDefault="00AC4CBC" w:rsidP="00AC4CBC">
      <w:pPr>
        <w:autoSpaceDE w:val="0"/>
        <w:autoSpaceDN w:val="0"/>
        <w:adjustRightInd w:val="0"/>
        <w:spacing w:beforeLines="50" w:before="156" w:afterLines="50" w:after="156"/>
        <w:jc w:val="center"/>
        <w:rPr>
          <w:rFonts w:ascii="宋体" w:hAnsi="宋体"/>
        </w:rPr>
      </w:pPr>
    </w:p>
    <w:p w14:paraId="169853F4" w14:textId="77777777" w:rsidR="00AC4CBC" w:rsidRPr="0021052D" w:rsidRDefault="00AC4CBC" w:rsidP="00AC4CBC">
      <w:pPr>
        <w:spacing w:line="400" w:lineRule="exact"/>
        <w:ind w:firstLine="420"/>
        <w:rPr>
          <w:rFonts w:ascii="楷体_GB2312" w:eastAsia="楷体_GB2312" w:cs="宋体"/>
          <w:kern w:val="0"/>
          <w:sz w:val="24"/>
        </w:rPr>
      </w:pPr>
    </w:p>
    <w:p w14:paraId="6CD96412" w14:textId="77777777" w:rsidR="00AC4CBC" w:rsidRDefault="00AC4CBC" w:rsidP="00AC4CBC">
      <w:pPr>
        <w:spacing w:line="400" w:lineRule="exact"/>
        <w:ind w:firstLine="420"/>
        <w:rPr>
          <w:rFonts w:ascii="楷体_GB2312" w:eastAsia="楷体_GB2312" w:cs="宋体"/>
          <w:kern w:val="0"/>
          <w:sz w:val="24"/>
        </w:rPr>
      </w:pPr>
    </w:p>
    <w:p w14:paraId="6AE0FBBA" w14:textId="77777777" w:rsidR="00AC4CBC" w:rsidRDefault="00AC4CBC" w:rsidP="00AC4CBC">
      <w:pPr>
        <w:spacing w:line="400" w:lineRule="exact"/>
        <w:ind w:firstLine="420"/>
        <w:rPr>
          <w:rFonts w:ascii="楷体_GB2312" w:eastAsia="楷体_GB2312" w:cs="宋体"/>
          <w:kern w:val="0"/>
          <w:sz w:val="24"/>
        </w:rPr>
      </w:pPr>
    </w:p>
    <w:p w14:paraId="5425EBB5" w14:textId="77777777" w:rsidR="00AC4CBC" w:rsidRDefault="00AC4CBC" w:rsidP="00AC4CBC">
      <w:pPr>
        <w:spacing w:line="400" w:lineRule="exact"/>
        <w:ind w:firstLine="420"/>
        <w:rPr>
          <w:rFonts w:ascii="楷体_GB2312" w:eastAsia="楷体_GB2312" w:cs="宋体"/>
          <w:kern w:val="0"/>
          <w:sz w:val="24"/>
        </w:rPr>
      </w:pPr>
    </w:p>
    <w:p w14:paraId="4DD05033" w14:textId="77777777" w:rsidR="00AC4CBC" w:rsidRDefault="00AC4CBC" w:rsidP="00AC4CBC">
      <w:pPr>
        <w:autoSpaceDE w:val="0"/>
        <w:autoSpaceDN w:val="0"/>
        <w:adjustRightInd w:val="0"/>
        <w:spacing w:beforeLines="50" w:before="156" w:afterLines="50" w:after="156"/>
        <w:jc w:val="center"/>
        <w:rPr>
          <w:rFonts w:eastAsia="楷体_GB2312"/>
          <w:b/>
        </w:rPr>
      </w:pPr>
      <w:r w:rsidRPr="00912416">
        <w:rPr>
          <w:rFonts w:ascii="楷体" w:eastAsia="楷体" w:hAnsi="楷体" w:hint="eastAsia"/>
        </w:rPr>
        <w:t>图</w:t>
      </w:r>
      <w:r>
        <w:rPr>
          <w:rFonts w:ascii="楷体" w:eastAsia="楷体" w:hAnsi="楷体" w:hint="eastAsia"/>
        </w:rPr>
        <w:t>7</w:t>
      </w:r>
      <w:r w:rsidRPr="00912416">
        <w:rPr>
          <w:rFonts w:ascii="楷体" w:eastAsia="楷体" w:hAnsi="楷体" w:hint="eastAsia"/>
        </w:rPr>
        <w:t xml:space="preserve"> 面向</w:t>
      </w:r>
      <w:r w:rsidRPr="00912416">
        <w:rPr>
          <w:rFonts w:ascii="楷体" w:eastAsia="楷体" w:hAnsi="楷体"/>
        </w:rPr>
        <w:t>Mashup</w:t>
      </w:r>
      <w:r>
        <w:rPr>
          <w:rFonts w:ascii="楷体" w:eastAsia="楷体" w:hAnsi="楷体"/>
        </w:rPr>
        <w:t>应用的隐私保护的授权访问方法示</w:t>
      </w:r>
      <w:r w:rsidRPr="00912416">
        <w:rPr>
          <w:rFonts w:ascii="楷体" w:eastAsia="楷体" w:hAnsi="楷体"/>
        </w:rPr>
        <w:t>例</w:t>
      </w:r>
    </w:p>
    <w:p w14:paraId="4BA19F60" w14:textId="77777777" w:rsidR="00AC4CBC" w:rsidRPr="00CE6193" w:rsidRDefault="00931449" w:rsidP="00931449">
      <w:pPr>
        <w:autoSpaceDE w:val="0"/>
        <w:autoSpaceDN w:val="0"/>
        <w:adjustRightInd w:val="0"/>
        <w:spacing w:beforeLines="50" w:before="156" w:afterLines="50" w:after="156" w:line="400" w:lineRule="exact"/>
        <w:ind w:left="389" w:rightChars="50" w:right="105"/>
        <w:rPr>
          <w:rFonts w:eastAsia="楷体_GB2312"/>
          <w:sz w:val="24"/>
        </w:rPr>
      </w:pPr>
      <w:r>
        <w:rPr>
          <w:rFonts w:eastAsia="楷体_GB2312" w:hint="eastAsia"/>
          <w:sz w:val="24"/>
        </w:rPr>
        <w:t>3</w:t>
      </w:r>
      <w:r>
        <w:rPr>
          <w:rFonts w:eastAsia="楷体_GB2312" w:hint="eastAsia"/>
          <w:sz w:val="24"/>
        </w:rPr>
        <w:t>）</w:t>
      </w:r>
      <w:r w:rsidR="00AC4CBC" w:rsidRPr="00B163FA">
        <w:rPr>
          <w:rFonts w:eastAsia="楷体_GB2312"/>
          <w:sz w:val="24"/>
        </w:rPr>
        <w:t>为每一份授权文件建立生命周期状态机，提高</w:t>
      </w:r>
      <w:r w:rsidR="00AC4CBC" w:rsidRPr="00B163FA">
        <w:rPr>
          <w:rFonts w:eastAsia="楷体_GB2312"/>
          <w:sz w:val="24"/>
        </w:rPr>
        <w:t>Mashup</w:t>
      </w:r>
      <w:r w:rsidR="00AC4CBC" w:rsidRPr="00B163FA">
        <w:rPr>
          <w:rFonts w:eastAsia="楷体_GB2312"/>
          <w:sz w:val="24"/>
        </w:rPr>
        <w:t>应用服务中信息授权效率，不同授权服务将会在整个</w:t>
      </w:r>
      <w:r w:rsidR="00AC4CBC" w:rsidRPr="00B163FA">
        <w:rPr>
          <w:rFonts w:eastAsia="楷体_GB2312"/>
          <w:sz w:val="24"/>
        </w:rPr>
        <w:t>Mashup</w:t>
      </w:r>
      <w:r w:rsidR="00AC4CBC" w:rsidRPr="00B163FA">
        <w:rPr>
          <w:rFonts w:eastAsia="楷体_GB2312"/>
          <w:sz w:val="24"/>
        </w:rPr>
        <w:t>使用过程中以不同的状态存在，减少用户隐私在</w:t>
      </w:r>
      <w:r w:rsidR="00AC4CBC" w:rsidRPr="00B163FA">
        <w:rPr>
          <w:rFonts w:eastAsia="楷体_GB2312"/>
          <w:sz w:val="24"/>
        </w:rPr>
        <w:t>Mashup</w:t>
      </w:r>
      <w:r>
        <w:rPr>
          <w:rFonts w:eastAsia="楷体_GB2312"/>
          <w:sz w:val="24"/>
        </w:rPr>
        <w:t>服务应用中的</w:t>
      </w:r>
      <w:r>
        <w:rPr>
          <w:rFonts w:eastAsia="楷体_GB2312" w:hint="eastAsia"/>
          <w:sz w:val="24"/>
        </w:rPr>
        <w:t>暴露</w:t>
      </w:r>
      <w:r w:rsidR="00AC4CBC" w:rsidRPr="00B163FA">
        <w:rPr>
          <w:rFonts w:eastAsia="楷体_GB2312"/>
          <w:sz w:val="24"/>
        </w:rPr>
        <w:t>时间，细粒度的保护用户隐私不受侵犯。</w:t>
      </w:r>
    </w:p>
    <w:p w14:paraId="126C0077" w14:textId="77777777" w:rsidR="00AC4CBC" w:rsidRPr="006672F7" w:rsidRDefault="00AC4CBC" w:rsidP="00AC4CBC">
      <w:pPr>
        <w:pStyle w:val="20"/>
        <w:spacing w:line="400" w:lineRule="exact"/>
        <w:ind w:leftChars="0" w:left="0"/>
        <w:rPr>
          <w:rFonts w:eastAsia="楷体_GB2312"/>
          <w:b/>
        </w:rPr>
      </w:pPr>
    </w:p>
    <w:p w14:paraId="545A9FDC" w14:textId="77777777" w:rsidR="00AC4CBC" w:rsidRPr="008A19D1" w:rsidRDefault="00AC4CBC" w:rsidP="00AC4CBC">
      <w:pPr>
        <w:pStyle w:val="20"/>
        <w:spacing w:line="400" w:lineRule="exact"/>
        <w:ind w:leftChars="0" w:left="0"/>
        <w:rPr>
          <w:rFonts w:eastAsia="楷体_GB2312"/>
          <w:b/>
        </w:rPr>
      </w:pPr>
      <w:r w:rsidRPr="008A19D1">
        <w:rPr>
          <w:rFonts w:eastAsia="楷体_GB2312"/>
          <w:b/>
        </w:rPr>
        <w:t>课题组近期发表的与课题相关的论著：</w:t>
      </w:r>
    </w:p>
    <w:p w14:paraId="33B39177" w14:textId="77777777" w:rsidR="00AC4CBC" w:rsidRPr="00804485" w:rsidRDefault="00AC4CBC" w:rsidP="00AC4CBC">
      <w:pPr>
        <w:spacing w:line="400" w:lineRule="exact"/>
        <w:rPr>
          <w:rFonts w:eastAsia="楷体_GB2312"/>
          <w:sz w:val="24"/>
        </w:rPr>
      </w:pPr>
      <w:r>
        <w:rPr>
          <w:rFonts w:eastAsia="楷体_GB2312"/>
          <w:sz w:val="24"/>
        </w:rPr>
        <w:t>I</w:t>
      </w:r>
      <w:r w:rsidRPr="00804485">
        <w:rPr>
          <w:rFonts w:eastAsia="楷体_GB2312"/>
          <w:sz w:val="24"/>
        </w:rPr>
        <w:t>．期刊论文：所有作者（通讯作者以</w:t>
      </w:r>
      <w:r w:rsidRPr="00804485">
        <w:rPr>
          <w:rFonts w:eastAsia="楷体_GB2312"/>
          <w:sz w:val="24"/>
        </w:rPr>
        <w:t>“*”</w:t>
      </w:r>
      <w:r w:rsidRPr="00804485">
        <w:rPr>
          <w:rFonts w:eastAsia="楷体_GB2312"/>
          <w:sz w:val="24"/>
        </w:rPr>
        <w:t>标出），论文标题，期刊名称，卷</w:t>
      </w:r>
      <w:r w:rsidRPr="00804485">
        <w:rPr>
          <w:rFonts w:eastAsia="楷体_GB2312"/>
          <w:sz w:val="24"/>
        </w:rPr>
        <w:t>(</w:t>
      </w:r>
      <w:r w:rsidRPr="00804485">
        <w:rPr>
          <w:rFonts w:eastAsia="楷体_GB2312"/>
          <w:sz w:val="24"/>
        </w:rPr>
        <w:t>期</w:t>
      </w:r>
      <w:r w:rsidRPr="00804485">
        <w:rPr>
          <w:rFonts w:eastAsia="楷体_GB2312"/>
          <w:sz w:val="24"/>
        </w:rPr>
        <w:t>), pp</w:t>
      </w:r>
      <w:r w:rsidRPr="00804485">
        <w:rPr>
          <w:rFonts w:eastAsia="楷体_GB2312"/>
          <w:sz w:val="24"/>
        </w:rPr>
        <w:t>起始页码，发表年份</w:t>
      </w:r>
    </w:p>
    <w:p w14:paraId="0AE05435" w14:textId="77777777" w:rsidR="00AC4CBC" w:rsidRDefault="00AC4CBC" w:rsidP="00AC4CBC">
      <w:pPr>
        <w:spacing w:line="400" w:lineRule="exact"/>
        <w:ind w:left="480" w:hangingChars="200" w:hanging="480"/>
        <w:rPr>
          <w:rFonts w:eastAsia="楷体_GB2312"/>
          <w:sz w:val="24"/>
        </w:rPr>
      </w:pPr>
      <w:r w:rsidRPr="00804485">
        <w:rPr>
          <w:rFonts w:eastAsia="楷体_GB2312"/>
          <w:sz w:val="24"/>
        </w:rPr>
        <w:t>[1]</w:t>
      </w:r>
      <w:r w:rsidRPr="00804485">
        <w:rPr>
          <w:rFonts w:eastAsia="楷体_GB2312"/>
          <w:sz w:val="24"/>
        </w:rPr>
        <w:tab/>
      </w:r>
      <w:r w:rsidR="009B4260">
        <w:rPr>
          <w:rFonts w:eastAsia="楷体_GB2312"/>
          <w:sz w:val="24"/>
        </w:rPr>
        <w:t>*</w:t>
      </w:r>
      <w:r w:rsidRPr="00931449">
        <w:rPr>
          <w:rFonts w:eastAsia="楷体_GB2312"/>
          <w:b/>
          <w:sz w:val="24"/>
        </w:rPr>
        <w:t>Yan Dan-Feng</w:t>
      </w:r>
      <w:r w:rsidRPr="00804485">
        <w:rPr>
          <w:rFonts w:eastAsia="楷体_GB2312"/>
          <w:sz w:val="24"/>
        </w:rPr>
        <w:t>，</w:t>
      </w:r>
      <w:r w:rsidRPr="00804485">
        <w:rPr>
          <w:rFonts w:eastAsia="楷体_GB2312"/>
          <w:sz w:val="24"/>
        </w:rPr>
        <w:t>Tian Yuan</w:t>
      </w:r>
      <w:r w:rsidRPr="00804485">
        <w:rPr>
          <w:rFonts w:eastAsia="楷体_GB2312"/>
          <w:sz w:val="24"/>
        </w:rPr>
        <w:t>，</w:t>
      </w:r>
      <w:r w:rsidRPr="00804485">
        <w:rPr>
          <w:rFonts w:eastAsia="楷体_GB2312"/>
          <w:sz w:val="24"/>
        </w:rPr>
        <w:t>Yang Fang-Chun.</w:t>
      </w:r>
      <w:r>
        <w:rPr>
          <w:rFonts w:eastAsia="楷体_GB2312"/>
          <w:sz w:val="24"/>
        </w:rPr>
        <w:t xml:space="preserve"> Privacy-</w:t>
      </w:r>
      <w:r>
        <w:rPr>
          <w:rFonts w:eastAsia="楷体_GB2312" w:hint="eastAsia"/>
          <w:sz w:val="24"/>
        </w:rPr>
        <w:t>pre</w:t>
      </w:r>
      <w:r>
        <w:rPr>
          <w:rFonts w:eastAsia="楷体_GB2312"/>
          <w:sz w:val="24"/>
        </w:rPr>
        <w:t>serving authorization method for mashups</w:t>
      </w:r>
      <w:r>
        <w:rPr>
          <w:rFonts w:eastAsia="楷体_GB2312" w:hint="eastAsia"/>
          <w:sz w:val="24"/>
        </w:rPr>
        <w:t xml:space="preserve">. </w:t>
      </w:r>
      <w:r>
        <w:rPr>
          <w:rFonts w:eastAsia="楷体_GB2312"/>
          <w:sz w:val="24"/>
        </w:rPr>
        <w:t xml:space="preserve">Security </w:t>
      </w:r>
      <w:r>
        <w:rPr>
          <w:rFonts w:eastAsia="楷体_GB2312" w:hint="eastAsia"/>
          <w:sz w:val="24"/>
        </w:rPr>
        <w:t xml:space="preserve">and </w:t>
      </w:r>
      <w:r>
        <w:rPr>
          <w:rFonts w:eastAsia="楷体_GB2312"/>
          <w:sz w:val="24"/>
        </w:rPr>
        <w:t>Communication Networks, Volume 8 I</w:t>
      </w:r>
      <w:r w:rsidRPr="00C21D97">
        <w:rPr>
          <w:rFonts w:eastAsia="楷体_GB2312"/>
          <w:sz w:val="24"/>
        </w:rPr>
        <w:t>ssue 18</w:t>
      </w:r>
      <w:r>
        <w:rPr>
          <w:rFonts w:eastAsia="楷体_GB2312"/>
          <w:sz w:val="24"/>
        </w:rPr>
        <w:t xml:space="preserve">, 2015, 12, p 4421-4435. SCI </w:t>
      </w:r>
      <w:r>
        <w:rPr>
          <w:rFonts w:eastAsia="楷体_GB2312" w:hint="eastAsia"/>
          <w:sz w:val="24"/>
        </w:rPr>
        <w:t>检索源</w:t>
      </w:r>
      <w:r>
        <w:rPr>
          <w:rFonts w:eastAsia="楷体_GB2312"/>
          <w:sz w:val="24"/>
        </w:rPr>
        <w:t>期刊</w:t>
      </w:r>
    </w:p>
    <w:p w14:paraId="5B0B1DCA" w14:textId="77777777" w:rsidR="00AC4CBC" w:rsidRDefault="00AC4CBC" w:rsidP="00AC4CBC">
      <w:pPr>
        <w:spacing w:line="400" w:lineRule="exact"/>
        <w:ind w:left="480" w:hangingChars="200" w:hanging="480"/>
        <w:rPr>
          <w:rFonts w:eastAsia="楷体_GB2312"/>
          <w:sz w:val="24"/>
        </w:rPr>
      </w:pPr>
      <w:r>
        <w:rPr>
          <w:rFonts w:eastAsia="楷体_GB2312"/>
          <w:sz w:val="24"/>
        </w:rPr>
        <w:t>[2</w:t>
      </w:r>
      <w:r w:rsidRPr="00804485">
        <w:rPr>
          <w:rFonts w:eastAsia="楷体_GB2312"/>
          <w:sz w:val="24"/>
        </w:rPr>
        <w:t>]</w:t>
      </w:r>
      <w:r w:rsidRPr="00804485">
        <w:rPr>
          <w:rFonts w:eastAsia="楷体_GB2312"/>
          <w:sz w:val="24"/>
        </w:rPr>
        <w:tab/>
      </w:r>
      <w:r w:rsidR="009B4260">
        <w:rPr>
          <w:rFonts w:eastAsia="楷体_GB2312"/>
          <w:sz w:val="24"/>
        </w:rPr>
        <w:t>*</w:t>
      </w:r>
      <w:r w:rsidRPr="00B163FA">
        <w:rPr>
          <w:rFonts w:eastAsia="楷体_GB2312"/>
          <w:b/>
          <w:sz w:val="24"/>
        </w:rPr>
        <w:t>Yan Danfeng</w:t>
      </w:r>
      <w:r w:rsidRPr="00804485">
        <w:rPr>
          <w:rFonts w:eastAsia="楷体_GB2312"/>
          <w:sz w:val="24"/>
        </w:rPr>
        <w:t>, Sun Jing, Zhang Liying, Yang Fangchun. Trust-Compensation-Based Access Control Model for Web Services. CHINA COMMUNICATIONS,2012,9(12):8-21.SCI IDS</w:t>
      </w:r>
      <w:r w:rsidRPr="00804485">
        <w:rPr>
          <w:rFonts w:eastAsia="楷体_GB2312"/>
          <w:sz w:val="24"/>
        </w:rPr>
        <w:t>号</w:t>
      </w:r>
      <w:r w:rsidRPr="00804485">
        <w:rPr>
          <w:rFonts w:eastAsia="楷体_GB2312"/>
          <w:sz w:val="24"/>
        </w:rPr>
        <w:t>:064PW,SCI</w:t>
      </w:r>
      <w:r w:rsidRPr="00804485">
        <w:rPr>
          <w:rFonts w:eastAsia="楷体_GB2312"/>
          <w:sz w:val="24"/>
        </w:rPr>
        <w:t>收录号</w:t>
      </w:r>
      <w:r w:rsidRPr="00804485">
        <w:rPr>
          <w:rFonts w:eastAsia="楷体_GB2312"/>
          <w:sz w:val="24"/>
        </w:rPr>
        <w:t>: :000313088900002</w:t>
      </w:r>
    </w:p>
    <w:p w14:paraId="5482B27C" w14:textId="77777777" w:rsidR="00AC4CBC" w:rsidRPr="00804485" w:rsidRDefault="00AC4CBC" w:rsidP="00AC4CBC">
      <w:pPr>
        <w:spacing w:line="400" w:lineRule="exact"/>
        <w:ind w:left="480" w:hangingChars="200" w:hanging="480"/>
        <w:rPr>
          <w:rFonts w:eastAsia="楷体_GB2312"/>
          <w:sz w:val="24"/>
        </w:rPr>
      </w:pPr>
      <w:r>
        <w:rPr>
          <w:rFonts w:eastAsia="楷体_GB2312"/>
          <w:sz w:val="24"/>
        </w:rPr>
        <w:t>[3</w:t>
      </w:r>
      <w:r w:rsidRPr="00804485">
        <w:rPr>
          <w:rFonts w:eastAsia="楷体_GB2312"/>
          <w:sz w:val="24"/>
        </w:rPr>
        <w:t>]</w:t>
      </w:r>
      <w:r w:rsidRPr="00804485">
        <w:rPr>
          <w:rFonts w:eastAsia="楷体_GB2312"/>
          <w:sz w:val="24"/>
        </w:rPr>
        <w:tab/>
      </w:r>
      <w:r w:rsidR="009B4260">
        <w:rPr>
          <w:rFonts w:eastAsia="楷体_GB2312"/>
          <w:sz w:val="24"/>
        </w:rPr>
        <w:t>*</w:t>
      </w:r>
      <w:r w:rsidRPr="00B163FA">
        <w:rPr>
          <w:rFonts w:eastAsia="楷体_GB2312"/>
          <w:b/>
          <w:sz w:val="24"/>
        </w:rPr>
        <w:t>Yan Danfeng</w:t>
      </w:r>
      <w:r w:rsidRPr="00804485">
        <w:rPr>
          <w:rFonts w:eastAsia="楷体_GB2312"/>
          <w:sz w:val="24"/>
        </w:rPr>
        <w:t>, Yang Fangchun, Yeap Tet. Service Security Architecture and Access Control Model for Cloud Computing. CHINA COMMUNICATIONS,2011,8(6):44-50.SCI IDS</w:t>
      </w:r>
      <w:r w:rsidRPr="00804485">
        <w:rPr>
          <w:rFonts w:eastAsia="楷体_GB2312"/>
          <w:sz w:val="24"/>
        </w:rPr>
        <w:t>号</w:t>
      </w:r>
      <w:r w:rsidRPr="00804485">
        <w:rPr>
          <w:rFonts w:eastAsia="楷体_GB2312"/>
          <w:sz w:val="24"/>
        </w:rPr>
        <w:t>:839WD,SCI</w:t>
      </w:r>
      <w:r w:rsidRPr="00804485">
        <w:rPr>
          <w:rFonts w:eastAsia="楷体_GB2312"/>
          <w:sz w:val="24"/>
        </w:rPr>
        <w:t>收录号</w:t>
      </w:r>
      <w:r w:rsidRPr="00804485">
        <w:rPr>
          <w:rFonts w:eastAsia="楷体_GB2312"/>
          <w:sz w:val="24"/>
        </w:rPr>
        <w:t>: 000296399300006</w:t>
      </w:r>
    </w:p>
    <w:p w14:paraId="350632AA" w14:textId="77777777" w:rsidR="00AC4CBC" w:rsidRDefault="00AC4CBC" w:rsidP="00AC4CBC">
      <w:pPr>
        <w:spacing w:line="400" w:lineRule="exact"/>
        <w:ind w:left="480" w:hangingChars="200" w:hanging="480"/>
        <w:rPr>
          <w:rFonts w:eastAsia="楷体_GB2312"/>
          <w:sz w:val="24"/>
        </w:rPr>
      </w:pPr>
      <w:r>
        <w:rPr>
          <w:rFonts w:eastAsia="楷体_GB2312"/>
          <w:sz w:val="24"/>
        </w:rPr>
        <w:t>[4</w:t>
      </w:r>
      <w:r w:rsidRPr="00804485">
        <w:rPr>
          <w:rFonts w:eastAsia="楷体_GB2312"/>
          <w:sz w:val="24"/>
        </w:rPr>
        <w:t>]</w:t>
      </w:r>
      <w:r w:rsidRPr="00804485">
        <w:rPr>
          <w:rFonts w:eastAsia="楷体_GB2312"/>
          <w:sz w:val="24"/>
        </w:rPr>
        <w:tab/>
      </w:r>
      <w:r w:rsidR="009B4260">
        <w:rPr>
          <w:rFonts w:eastAsia="楷体_GB2312"/>
          <w:sz w:val="24"/>
        </w:rPr>
        <w:t>*</w:t>
      </w:r>
      <w:r w:rsidRPr="00B163FA">
        <w:rPr>
          <w:rFonts w:eastAsia="楷体_GB2312"/>
          <w:b/>
          <w:sz w:val="24"/>
        </w:rPr>
        <w:t>Yan Dan-Feng</w:t>
      </w:r>
      <w:r w:rsidRPr="00804485">
        <w:rPr>
          <w:rFonts w:eastAsia="楷体_GB2312"/>
          <w:sz w:val="24"/>
        </w:rPr>
        <w:t>，</w:t>
      </w:r>
      <w:r w:rsidR="00922C77">
        <w:rPr>
          <w:rFonts w:eastAsia="楷体_GB2312"/>
          <w:sz w:val="24"/>
        </w:rPr>
        <w:t>*</w:t>
      </w:r>
      <w:r w:rsidRPr="00804485">
        <w:rPr>
          <w:rFonts w:eastAsia="楷体_GB2312"/>
          <w:sz w:val="24"/>
        </w:rPr>
        <w:t>Tian Yuan</w:t>
      </w:r>
      <w:r w:rsidRPr="00804485">
        <w:rPr>
          <w:rFonts w:eastAsia="楷体_GB2312"/>
          <w:sz w:val="24"/>
        </w:rPr>
        <w:t>，</w:t>
      </w:r>
      <w:r w:rsidRPr="00804485">
        <w:rPr>
          <w:rFonts w:eastAsia="楷体_GB2312"/>
          <w:sz w:val="24"/>
        </w:rPr>
        <w:t>Huang Jun-Lin</w:t>
      </w:r>
      <w:r w:rsidRPr="00804485">
        <w:rPr>
          <w:rFonts w:eastAsia="楷体_GB2312"/>
          <w:sz w:val="24"/>
        </w:rPr>
        <w:t>，</w:t>
      </w:r>
      <w:r w:rsidRPr="00804485">
        <w:rPr>
          <w:rFonts w:eastAsia="楷体_GB2312"/>
          <w:sz w:val="24"/>
        </w:rPr>
        <w:t xml:space="preserve">Yang Fang-Chun. Privacy-aware RBAC model for web services composition. Journal of China Universities of Posts and Telecommunications, v 20, n SUPPL. 1, p 30-34, August 2013. </w:t>
      </w:r>
      <w:r w:rsidRPr="00440E41">
        <w:rPr>
          <w:rFonts w:eastAsia="楷体_GB2312"/>
          <w:sz w:val="24"/>
        </w:rPr>
        <w:t>EI</w:t>
      </w:r>
      <w:r w:rsidRPr="00440E41">
        <w:rPr>
          <w:rFonts w:eastAsia="楷体_GB2312" w:hint="eastAsia"/>
          <w:sz w:val="24"/>
        </w:rPr>
        <w:t>检索号</w:t>
      </w:r>
      <w:r w:rsidRPr="00440E41">
        <w:rPr>
          <w:rFonts w:eastAsia="楷体_GB2312"/>
          <w:sz w:val="24"/>
        </w:rPr>
        <w:t>:</w:t>
      </w:r>
      <w:r w:rsidRPr="00804485">
        <w:rPr>
          <w:rFonts w:eastAsia="楷体_GB2312"/>
          <w:sz w:val="24"/>
        </w:rPr>
        <w:t xml:space="preserve"> 20134216863876</w:t>
      </w:r>
      <w:r w:rsidRPr="00804485" w:rsidDel="00FE50ED">
        <w:rPr>
          <w:rFonts w:eastAsia="楷体_GB2312"/>
          <w:sz w:val="24"/>
        </w:rPr>
        <w:t xml:space="preserve"> </w:t>
      </w:r>
    </w:p>
    <w:p w14:paraId="49D261A6" w14:textId="77777777" w:rsidR="00AC4CBC" w:rsidRPr="00804485" w:rsidRDefault="00AC4CBC" w:rsidP="00AC4CBC">
      <w:pPr>
        <w:spacing w:line="400" w:lineRule="exact"/>
        <w:ind w:left="480" w:hangingChars="200" w:hanging="480"/>
        <w:rPr>
          <w:rFonts w:eastAsia="楷体_GB2312"/>
          <w:sz w:val="24"/>
        </w:rPr>
      </w:pPr>
      <w:r>
        <w:rPr>
          <w:rFonts w:eastAsia="楷体_GB2312"/>
          <w:sz w:val="24"/>
        </w:rPr>
        <w:t>[5</w:t>
      </w:r>
      <w:r w:rsidRPr="00804485">
        <w:rPr>
          <w:rFonts w:eastAsia="楷体_GB2312"/>
          <w:sz w:val="24"/>
        </w:rPr>
        <w:t>]</w:t>
      </w:r>
      <w:r w:rsidRPr="00804485">
        <w:rPr>
          <w:rFonts w:eastAsia="楷体_GB2312"/>
          <w:sz w:val="24"/>
        </w:rPr>
        <w:tab/>
      </w:r>
      <w:r w:rsidR="009B4260">
        <w:rPr>
          <w:rFonts w:eastAsia="楷体_GB2312"/>
          <w:sz w:val="24"/>
        </w:rPr>
        <w:t>*</w:t>
      </w:r>
      <w:r w:rsidR="009B4260">
        <w:rPr>
          <w:rFonts w:eastAsia="楷体_GB2312"/>
          <w:b/>
          <w:sz w:val="24"/>
        </w:rPr>
        <w:t>Yan</w:t>
      </w:r>
      <w:r w:rsidRPr="00B163FA">
        <w:rPr>
          <w:rFonts w:eastAsia="楷体_GB2312"/>
          <w:b/>
          <w:sz w:val="24"/>
        </w:rPr>
        <w:t xml:space="preserve"> Dan-feng</w:t>
      </w:r>
      <w:r w:rsidR="009B4260">
        <w:rPr>
          <w:rFonts w:eastAsia="楷体_GB2312"/>
          <w:sz w:val="24"/>
        </w:rPr>
        <w:t>, Y</w:t>
      </w:r>
      <w:r w:rsidR="009B4260">
        <w:rPr>
          <w:rFonts w:eastAsia="楷体_GB2312" w:hint="eastAsia"/>
          <w:sz w:val="24"/>
        </w:rPr>
        <w:t>ang</w:t>
      </w:r>
      <w:r w:rsidRPr="00804485">
        <w:rPr>
          <w:rFonts w:eastAsia="楷体_GB2312"/>
          <w:sz w:val="24"/>
        </w:rPr>
        <w:t xml:space="preserve"> Fang-chun. Design and performance evaluation of management service logic execution environment in NGN. China University of Posts and Telecommunications,2007.10, p 105-110.EI</w:t>
      </w:r>
      <w:r w:rsidRPr="00804485">
        <w:rPr>
          <w:rFonts w:eastAsia="楷体_GB2312"/>
          <w:sz w:val="24"/>
        </w:rPr>
        <w:t>检索号</w:t>
      </w:r>
      <w:r w:rsidRPr="00804485">
        <w:rPr>
          <w:rFonts w:eastAsia="楷体_GB2312"/>
          <w:sz w:val="24"/>
        </w:rPr>
        <w:t>:080111007387</w:t>
      </w:r>
    </w:p>
    <w:p w14:paraId="26F8F87F" w14:textId="77777777" w:rsidR="00AC4CBC" w:rsidRPr="00804485" w:rsidRDefault="00AC4CBC" w:rsidP="00AC4CBC">
      <w:pPr>
        <w:spacing w:line="400" w:lineRule="exact"/>
        <w:ind w:left="480" w:hangingChars="200" w:hanging="480"/>
        <w:rPr>
          <w:rFonts w:eastAsia="楷体_GB2312"/>
          <w:sz w:val="24"/>
        </w:rPr>
      </w:pPr>
      <w:r>
        <w:rPr>
          <w:rFonts w:eastAsia="楷体_GB2312"/>
          <w:sz w:val="24"/>
        </w:rPr>
        <w:t>[6</w:t>
      </w:r>
      <w:r w:rsidRPr="00804485">
        <w:rPr>
          <w:rFonts w:eastAsia="楷体_GB2312"/>
          <w:sz w:val="24"/>
        </w:rPr>
        <w:t>]</w:t>
      </w:r>
      <w:r w:rsidRPr="00804485">
        <w:rPr>
          <w:rFonts w:eastAsia="楷体_GB2312"/>
          <w:sz w:val="24"/>
        </w:rPr>
        <w:tab/>
      </w:r>
      <w:r w:rsidR="009B4260">
        <w:rPr>
          <w:rFonts w:eastAsia="楷体_GB2312"/>
          <w:sz w:val="24"/>
        </w:rPr>
        <w:t>*</w:t>
      </w:r>
      <w:r w:rsidRPr="00B163FA">
        <w:rPr>
          <w:rFonts w:eastAsia="楷体_GB2312"/>
          <w:b/>
          <w:sz w:val="24"/>
        </w:rPr>
        <w:t>Yan DanFeng</w:t>
      </w:r>
      <w:r w:rsidRPr="00804485">
        <w:rPr>
          <w:rFonts w:eastAsia="楷体_GB2312"/>
          <w:sz w:val="24"/>
        </w:rPr>
        <w:t>，</w:t>
      </w:r>
      <w:r w:rsidRPr="00804485">
        <w:rPr>
          <w:rFonts w:eastAsia="楷体_GB2312"/>
          <w:sz w:val="24"/>
        </w:rPr>
        <w:t>Yang FangChun. Research of universal service management model in NGN. Tien Tzu Hsueh Pao/Acta Electronica Sinica, v 35, n 10, p 1828-1832, October 2007. EI</w:t>
      </w:r>
      <w:r w:rsidRPr="00804485">
        <w:rPr>
          <w:rFonts w:eastAsia="楷体_GB2312"/>
          <w:sz w:val="24"/>
        </w:rPr>
        <w:t>检索号</w:t>
      </w:r>
      <w:r w:rsidRPr="00804485">
        <w:rPr>
          <w:rFonts w:eastAsia="楷体_GB2312"/>
          <w:sz w:val="24"/>
        </w:rPr>
        <w:t>:074810951677</w:t>
      </w:r>
    </w:p>
    <w:p w14:paraId="3861D5C9" w14:textId="77777777" w:rsidR="00AC4CBC" w:rsidRPr="00804485" w:rsidRDefault="00AC4CBC" w:rsidP="00AC4CBC">
      <w:pPr>
        <w:spacing w:line="400" w:lineRule="exact"/>
        <w:ind w:left="480" w:hangingChars="200" w:hanging="480"/>
        <w:rPr>
          <w:rFonts w:eastAsia="楷体_GB2312"/>
          <w:sz w:val="24"/>
        </w:rPr>
      </w:pPr>
      <w:r>
        <w:rPr>
          <w:rFonts w:eastAsia="楷体_GB2312"/>
          <w:sz w:val="24"/>
        </w:rPr>
        <w:t>[7</w:t>
      </w:r>
      <w:r w:rsidRPr="00804485">
        <w:rPr>
          <w:rFonts w:eastAsia="楷体_GB2312"/>
          <w:sz w:val="24"/>
        </w:rPr>
        <w:t>]</w:t>
      </w:r>
      <w:r w:rsidRPr="00804485">
        <w:rPr>
          <w:rFonts w:eastAsia="楷体_GB2312"/>
          <w:sz w:val="24"/>
        </w:rPr>
        <w:tab/>
      </w:r>
      <w:r w:rsidR="009B4260">
        <w:rPr>
          <w:rFonts w:eastAsia="楷体_GB2312"/>
          <w:sz w:val="24"/>
        </w:rPr>
        <w:t>*</w:t>
      </w:r>
      <w:r w:rsidRPr="00B163FA">
        <w:rPr>
          <w:rFonts w:eastAsia="楷体_GB2312"/>
          <w:b/>
          <w:sz w:val="24"/>
        </w:rPr>
        <w:t>Yan Danfeng</w:t>
      </w:r>
      <w:r w:rsidRPr="00804485">
        <w:rPr>
          <w:rFonts w:eastAsia="楷体_GB2312"/>
          <w:sz w:val="24"/>
        </w:rPr>
        <w:t>, Yang Fangchun. Service Management Server in NGN. Computer Engineering, 33(15): 118-120, 2007.</w:t>
      </w:r>
    </w:p>
    <w:p w14:paraId="1C535BF6" w14:textId="77777777" w:rsidR="00AC4CBC" w:rsidRPr="00804485" w:rsidRDefault="00AC4CBC" w:rsidP="00AC4CBC">
      <w:pPr>
        <w:spacing w:line="400" w:lineRule="exact"/>
        <w:ind w:left="480" w:hangingChars="200" w:hanging="480"/>
        <w:rPr>
          <w:rFonts w:eastAsia="楷体_GB2312"/>
          <w:sz w:val="24"/>
        </w:rPr>
      </w:pPr>
      <w:r>
        <w:rPr>
          <w:rFonts w:eastAsia="楷体_GB2312"/>
          <w:sz w:val="24"/>
        </w:rPr>
        <w:lastRenderedPageBreak/>
        <w:t>[8</w:t>
      </w:r>
      <w:r w:rsidRPr="00804485">
        <w:rPr>
          <w:rFonts w:eastAsia="楷体_GB2312"/>
          <w:sz w:val="24"/>
        </w:rPr>
        <w:t>]</w:t>
      </w:r>
      <w:r w:rsidRPr="00804485">
        <w:rPr>
          <w:rFonts w:eastAsia="楷体_GB2312"/>
          <w:sz w:val="24"/>
        </w:rPr>
        <w:tab/>
      </w:r>
      <w:r w:rsidR="009B4260">
        <w:rPr>
          <w:rFonts w:eastAsia="楷体_GB2312"/>
          <w:sz w:val="24"/>
        </w:rPr>
        <w:t>*</w:t>
      </w:r>
      <w:r w:rsidRPr="00B163FA">
        <w:rPr>
          <w:rFonts w:eastAsia="楷体_GB2312"/>
          <w:b/>
          <w:sz w:val="24"/>
        </w:rPr>
        <w:t>Yan Dan-Feng</w:t>
      </w:r>
      <w:r w:rsidRPr="00804485">
        <w:rPr>
          <w:rFonts w:eastAsia="楷体_GB2312"/>
          <w:sz w:val="24"/>
        </w:rPr>
        <w:t>, Yang Fang-Chun. NGN management services modeling with multi-view. Beijing YoudianDaxueXuebao/Journal of Beijing University of Posts and Telecommunications, v 29, n SUPPL., p 25-28, May 2006. EI</w:t>
      </w:r>
      <w:r w:rsidRPr="00804485">
        <w:rPr>
          <w:rFonts w:eastAsia="楷体_GB2312"/>
          <w:sz w:val="24"/>
        </w:rPr>
        <w:t>检索号：</w:t>
      </w:r>
      <w:r w:rsidRPr="00804485">
        <w:rPr>
          <w:rFonts w:eastAsia="楷体_GB2312"/>
          <w:sz w:val="24"/>
        </w:rPr>
        <w:t>06269966280</w:t>
      </w:r>
    </w:p>
    <w:p w14:paraId="44FB9AF9" w14:textId="77777777" w:rsidR="00AC4CBC" w:rsidRPr="00804485" w:rsidRDefault="00AC4CBC" w:rsidP="00AC4CBC">
      <w:pPr>
        <w:spacing w:line="400" w:lineRule="exact"/>
        <w:rPr>
          <w:rFonts w:eastAsia="楷体_GB2312"/>
          <w:sz w:val="24"/>
        </w:rPr>
      </w:pPr>
      <w:r>
        <w:rPr>
          <w:rFonts w:eastAsia="楷体_GB2312"/>
          <w:sz w:val="24"/>
        </w:rPr>
        <w:t>II</w:t>
      </w:r>
      <w:r w:rsidRPr="00804485">
        <w:rPr>
          <w:rFonts w:eastAsia="楷体_GB2312"/>
          <w:sz w:val="24"/>
        </w:rPr>
        <w:t>．会议论文：所有作者（通讯作者以</w:t>
      </w:r>
      <w:r w:rsidRPr="00804485">
        <w:rPr>
          <w:rFonts w:eastAsia="楷体_GB2312"/>
          <w:sz w:val="24"/>
        </w:rPr>
        <w:t>“*”</w:t>
      </w:r>
      <w:r w:rsidRPr="00804485">
        <w:rPr>
          <w:rFonts w:eastAsia="楷体_GB2312"/>
          <w:sz w:val="24"/>
        </w:rPr>
        <w:t>标出），论文标题，会议名称，会议时间，</w:t>
      </w:r>
      <w:r w:rsidRPr="00804485">
        <w:rPr>
          <w:rFonts w:eastAsia="楷体_GB2312"/>
          <w:sz w:val="24"/>
        </w:rPr>
        <w:t>pp</w:t>
      </w:r>
      <w:r w:rsidRPr="00804485">
        <w:rPr>
          <w:rFonts w:eastAsia="楷体_GB2312"/>
          <w:sz w:val="24"/>
        </w:rPr>
        <w:t>起始页码，会议地址，发表年份，说明</w:t>
      </w:r>
    </w:p>
    <w:p w14:paraId="03751B8D" w14:textId="77777777" w:rsidR="00AC4CBC" w:rsidRPr="00FE50ED" w:rsidRDefault="00AC4CBC" w:rsidP="00AC4CBC">
      <w:pPr>
        <w:spacing w:line="400" w:lineRule="exact"/>
        <w:ind w:left="480" w:hangingChars="200" w:hanging="480"/>
        <w:rPr>
          <w:rFonts w:eastAsia="楷体_GB2312"/>
          <w:sz w:val="24"/>
        </w:rPr>
      </w:pPr>
      <w:r w:rsidRPr="00FE50ED">
        <w:rPr>
          <w:rFonts w:eastAsia="楷体_GB2312"/>
          <w:sz w:val="24"/>
        </w:rPr>
        <w:t>[1]</w:t>
      </w:r>
      <w:r w:rsidRPr="00FE50ED">
        <w:rPr>
          <w:rFonts w:eastAsia="楷体_GB2312"/>
          <w:sz w:val="24"/>
        </w:rPr>
        <w:tab/>
      </w:r>
      <w:r w:rsidR="009B4260">
        <w:rPr>
          <w:rFonts w:eastAsia="楷体_GB2312"/>
          <w:sz w:val="24"/>
        </w:rPr>
        <w:t>*</w:t>
      </w:r>
      <w:r w:rsidRPr="00FE50ED">
        <w:rPr>
          <w:rFonts w:eastAsia="楷体_GB2312"/>
          <w:b/>
          <w:sz w:val="24"/>
        </w:rPr>
        <w:t>Yan Danfeng</w:t>
      </w:r>
      <w:r w:rsidRPr="00FE50ED">
        <w:rPr>
          <w:rFonts w:eastAsia="楷体_GB2312"/>
          <w:sz w:val="24"/>
        </w:rPr>
        <w:t>, Huang Junlin, Tian Yuan, Zhao Yao, Yang Fangchun. Policy Conflict Detection in Composite Web services with RBAC. Proceedings of 2014 21th IEEE International Conference on Web Services, IEEE ICWS 2014.</w:t>
      </w:r>
    </w:p>
    <w:p w14:paraId="3EAEA293" w14:textId="77777777" w:rsidR="00AC4CBC" w:rsidRPr="00FE50ED" w:rsidRDefault="00AC4CBC" w:rsidP="00AC4CBC">
      <w:pPr>
        <w:spacing w:line="400" w:lineRule="exact"/>
        <w:ind w:left="480" w:hangingChars="200" w:hanging="480"/>
        <w:rPr>
          <w:rFonts w:eastAsia="楷体_GB2312"/>
          <w:sz w:val="24"/>
        </w:rPr>
      </w:pPr>
      <w:r w:rsidRPr="00FE50ED">
        <w:rPr>
          <w:rFonts w:eastAsia="楷体_GB2312"/>
          <w:sz w:val="24"/>
        </w:rPr>
        <w:t>[2]</w:t>
      </w:r>
      <w:r w:rsidRPr="00FE50ED">
        <w:rPr>
          <w:rFonts w:eastAsia="楷体_GB2312"/>
          <w:sz w:val="24"/>
        </w:rPr>
        <w:tab/>
      </w:r>
      <w:r w:rsidR="009B4260">
        <w:rPr>
          <w:rFonts w:eastAsia="楷体_GB2312"/>
          <w:sz w:val="24"/>
        </w:rPr>
        <w:t>*</w:t>
      </w:r>
      <w:r w:rsidRPr="00FE50ED">
        <w:rPr>
          <w:rFonts w:eastAsia="楷体_GB2312"/>
          <w:b/>
          <w:sz w:val="24"/>
        </w:rPr>
        <w:t>Yan Danfeng</w:t>
      </w:r>
      <w:r w:rsidRPr="00FE50ED">
        <w:rPr>
          <w:rFonts w:eastAsia="楷体_GB2312"/>
          <w:sz w:val="24"/>
        </w:rPr>
        <w:t>, Tian Yuan. Privacy policy composition of privacy-aware RBAC model for composite WEB services. Proceedings of 2013 5th IEEE International Conference on Broadband Network and Multimedia Technology, IEEE IC-BNMT 2013, p 312-316, 2013. EI</w:t>
      </w:r>
      <w:r w:rsidRPr="00FE50ED">
        <w:rPr>
          <w:rFonts w:eastAsia="楷体_GB2312"/>
          <w:sz w:val="24"/>
        </w:rPr>
        <w:t>检索号</w:t>
      </w:r>
      <w:r w:rsidRPr="00FE50ED">
        <w:rPr>
          <w:rFonts w:eastAsia="楷体_GB2312"/>
          <w:sz w:val="24"/>
        </w:rPr>
        <w:t>: 20142717891513</w:t>
      </w:r>
    </w:p>
    <w:p w14:paraId="4C9FBDA3" w14:textId="77777777" w:rsidR="00AC4CBC" w:rsidRPr="00FE50ED" w:rsidRDefault="00AC4CBC" w:rsidP="00AC4CBC">
      <w:pPr>
        <w:spacing w:line="400" w:lineRule="exact"/>
        <w:ind w:left="480" w:hangingChars="200" w:hanging="480"/>
        <w:rPr>
          <w:rFonts w:eastAsia="楷体_GB2312"/>
          <w:sz w:val="24"/>
        </w:rPr>
      </w:pPr>
      <w:r w:rsidRPr="00FE50ED">
        <w:rPr>
          <w:rFonts w:eastAsia="楷体_GB2312"/>
          <w:sz w:val="24"/>
        </w:rPr>
        <w:t>[3]</w:t>
      </w:r>
      <w:r w:rsidRPr="00FE50ED">
        <w:rPr>
          <w:rFonts w:eastAsia="楷体_GB2312"/>
          <w:sz w:val="24"/>
        </w:rPr>
        <w:tab/>
      </w:r>
      <w:r w:rsidR="009B4260">
        <w:rPr>
          <w:rFonts w:eastAsia="楷体_GB2312"/>
          <w:sz w:val="24"/>
        </w:rPr>
        <w:t>*</w:t>
      </w:r>
      <w:r w:rsidRPr="00FE50ED">
        <w:rPr>
          <w:rFonts w:eastAsia="楷体_GB2312"/>
          <w:b/>
          <w:sz w:val="24"/>
        </w:rPr>
        <w:t>Yan Danfeng</w:t>
      </w:r>
      <w:r w:rsidRPr="00FE50ED">
        <w:rPr>
          <w:rFonts w:eastAsia="楷体_GB2312"/>
          <w:sz w:val="24"/>
        </w:rPr>
        <w:t>, Feng Rui, Huang Junlin, Yang Fangchun. Host security event track for complex network environments based on the analysis of log. Proceedings - 2012 IEEE 2nd International Conference on Cloud Computing and Intelligence Systems, IEEE CCIS 2012, v 2, p 807-811, November 13, 2013. EI</w:t>
      </w:r>
      <w:r w:rsidRPr="00FE50ED">
        <w:rPr>
          <w:rFonts w:eastAsia="楷体_GB2312"/>
          <w:sz w:val="24"/>
        </w:rPr>
        <w:t>检索号</w:t>
      </w:r>
      <w:r w:rsidRPr="00FE50ED">
        <w:rPr>
          <w:rFonts w:eastAsia="楷体_GB2312"/>
          <w:sz w:val="24"/>
        </w:rPr>
        <w:t>: 20135117115190</w:t>
      </w:r>
    </w:p>
    <w:p w14:paraId="273B070F" w14:textId="77777777" w:rsidR="00AC4CBC" w:rsidRPr="00FE50ED" w:rsidRDefault="00AC4CBC" w:rsidP="00AC4CBC">
      <w:pPr>
        <w:spacing w:line="400" w:lineRule="exact"/>
        <w:ind w:left="480" w:hangingChars="200" w:hanging="480"/>
        <w:rPr>
          <w:rFonts w:eastAsia="楷体_GB2312"/>
          <w:sz w:val="24"/>
        </w:rPr>
      </w:pPr>
      <w:r w:rsidRPr="00FE50ED">
        <w:rPr>
          <w:rFonts w:eastAsia="楷体_GB2312"/>
          <w:sz w:val="24"/>
        </w:rPr>
        <w:t>[4]</w:t>
      </w:r>
      <w:r w:rsidRPr="00FE50ED">
        <w:rPr>
          <w:rFonts w:eastAsia="楷体_GB2312"/>
          <w:sz w:val="24"/>
        </w:rPr>
        <w:tab/>
      </w:r>
      <w:r w:rsidR="009B4260">
        <w:rPr>
          <w:rFonts w:eastAsia="楷体_GB2312"/>
          <w:sz w:val="24"/>
        </w:rPr>
        <w:t>*</w:t>
      </w:r>
      <w:r w:rsidRPr="00FE50ED">
        <w:rPr>
          <w:rFonts w:eastAsia="楷体_GB2312"/>
          <w:b/>
          <w:sz w:val="24"/>
        </w:rPr>
        <w:t>Danfeng Yan</w:t>
      </w:r>
      <w:r w:rsidRPr="00FE50ED">
        <w:rPr>
          <w:rFonts w:eastAsia="楷体_GB2312"/>
          <w:sz w:val="24"/>
        </w:rPr>
        <w:t>, Haili Wu, Junlin Huang, Fangchun Yang. Research on Testing and Detection for Clouding Applications. Proceedings 2012 IEEE 2nd International Conference on Cloud Computing and Intelligences Systems. Hangzhou, China. Oct.2012 (EI</w:t>
      </w:r>
      <w:r w:rsidRPr="00FE50ED">
        <w:rPr>
          <w:rFonts w:eastAsia="楷体_GB2312"/>
          <w:sz w:val="24"/>
        </w:rPr>
        <w:t>检索源</w:t>
      </w:r>
      <w:r w:rsidRPr="00FE50ED">
        <w:rPr>
          <w:rFonts w:eastAsia="楷体_GB2312"/>
          <w:sz w:val="24"/>
        </w:rPr>
        <w:t>)</w:t>
      </w:r>
    </w:p>
    <w:p w14:paraId="1E8A930F" w14:textId="77777777" w:rsidR="00AC4CBC" w:rsidRPr="00FE50ED" w:rsidRDefault="00AC4CBC" w:rsidP="00AC4CBC">
      <w:pPr>
        <w:spacing w:line="400" w:lineRule="exact"/>
        <w:ind w:left="480" w:hangingChars="200" w:hanging="480"/>
        <w:rPr>
          <w:rFonts w:eastAsia="楷体_GB2312"/>
          <w:sz w:val="24"/>
        </w:rPr>
      </w:pPr>
      <w:r w:rsidRPr="00FE50ED">
        <w:rPr>
          <w:rFonts w:eastAsia="楷体_GB2312"/>
          <w:sz w:val="24"/>
        </w:rPr>
        <w:t>[5]</w:t>
      </w:r>
      <w:r w:rsidRPr="00FE50ED">
        <w:rPr>
          <w:rFonts w:eastAsia="楷体_GB2312"/>
          <w:sz w:val="24"/>
        </w:rPr>
        <w:tab/>
      </w:r>
      <w:r w:rsidR="009B4260">
        <w:rPr>
          <w:rFonts w:eastAsia="楷体_GB2312"/>
          <w:sz w:val="24"/>
        </w:rPr>
        <w:t>*</w:t>
      </w:r>
      <w:r w:rsidRPr="00FE50ED">
        <w:rPr>
          <w:rFonts w:eastAsia="楷体_GB2312"/>
          <w:b/>
          <w:sz w:val="24"/>
        </w:rPr>
        <w:t>Danfeng Yan</w:t>
      </w:r>
      <w:r w:rsidRPr="00FE50ED">
        <w:rPr>
          <w:rFonts w:eastAsia="楷体_GB2312"/>
          <w:sz w:val="24"/>
        </w:rPr>
        <w:t>, Wen Hu, Xiang Yang, Fangchun Yang. Private Data Analysis In the Cloud Computing Environment. Proceedings 2012 IEEE 2nd International Conference on Cloud Computing and Intelligences Systems. Hangzhou, China. October,2012.(EI</w:t>
      </w:r>
      <w:r w:rsidRPr="00FE50ED">
        <w:rPr>
          <w:rFonts w:eastAsia="楷体_GB2312"/>
          <w:sz w:val="24"/>
        </w:rPr>
        <w:t>检索源</w:t>
      </w:r>
      <w:r w:rsidRPr="00FE50ED">
        <w:rPr>
          <w:rFonts w:eastAsia="楷体_GB2312"/>
          <w:sz w:val="24"/>
        </w:rPr>
        <w:t>)</w:t>
      </w:r>
    </w:p>
    <w:p w14:paraId="45385A4D" w14:textId="77777777" w:rsidR="00AC4CBC" w:rsidRPr="00FE50ED" w:rsidRDefault="00AC4CBC" w:rsidP="00AC4CBC">
      <w:pPr>
        <w:spacing w:line="400" w:lineRule="exact"/>
        <w:ind w:left="480" w:hangingChars="200" w:hanging="480"/>
        <w:rPr>
          <w:rFonts w:eastAsia="楷体_GB2312"/>
          <w:sz w:val="24"/>
        </w:rPr>
      </w:pPr>
      <w:r w:rsidRPr="00FE50ED">
        <w:rPr>
          <w:rFonts w:eastAsia="楷体_GB2312"/>
          <w:sz w:val="24"/>
        </w:rPr>
        <w:t>[6]</w:t>
      </w:r>
      <w:r w:rsidRPr="00FE50ED">
        <w:rPr>
          <w:rFonts w:eastAsia="楷体_GB2312"/>
          <w:sz w:val="24"/>
        </w:rPr>
        <w:tab/>
      </w:r>
      <w:r w:rsidR="009B4260">
        <w:rPr>
          <w:rFonts w:eastAsia="楷体_GB2312"/>
          <w:sz w:val="24"/>
        </w:rPr>
        <w:t>*</w:t>
      </w:r>
      <w:r w:rsidRPr="00FE50ED">
        <w:rPr>
          <w:rFonts w:eastAsia="楷体_GB2312"/>
          <w:b/>
          <w:sz w:val="24"/>
        </w:rPr>
        <w:t>Yan Danfeng</w:t>
      </w:r>
      <w:r w:rsidRPr="00FE50ED">
        <w:rPr>
          <w:rFonts w:eastAsia="楷体_GB2312"/>
          <w:sz w:val="24"/>
        </w:rPr>
        <w:t>, Song Dawei, Luo Lin, Yang Fangchun. A fault detecting algorithm based on spatio-temporal correlation in wireless sensor network. Proceedings - 2011 4th IEEE International Conference on Broadband Network and Multimedia Technology, IC-BNMT 2011, p 162-167, 2011. EI</w:t>
      </w:r>
      <w:r w:rsidRPr="00FE50ED">
        <w:rPr>
          <w:rFonts w:eastAsia="楷体_GB2312"/>
          <w:sz w:val="24"/>
        </w:rPr>
        <w:t>检索号</w:t>
      </w:r>
      <w:r w:rsidRPr="00FE50ED">
        <w:rPr>
          <w:rFonts w:eastAsia="楷体_GB2312"/>
          <w:sz w:val="24"/>
        </w:rPr>
        <w:t>: 20121214869255 (</w:t>
      </w:r>
      <w:r w:rsidRPr="00FE50ED">
        <w:rPr>
          <w:rFonts w:eastAsia="楷体_GB2312"/>
          <w:sz w:val="24"/>
        </w:rPr>
        <w:t>该论文被评为大会优秀论文</w:t>
      </w:r>
      <w:r w:rsidRPr="00FE50ED">
        <w:rPr>
          <w:rFonts w:eastAsia="楷体_GB2312"/>
          <w:sz w:val="24"/>
        </w:rPr>
        <w:t>)</w:t>
      </w:r>
    </w:p>
    <w:p w14:paraId="1DED0A20" w14:textId="77777777" w:rsidR="00AC4CBC" w:rsidRPr="00FE50ED" w:rsidRDefault="00AC4CBC" w:rsidP="00AC4CBC">
      <w:pPr>
        <w:spacing w:line="400" w:lineRule="exact"/>
        <w:ind w:left="480" w:hangingChars="200" w:hanging="480"/>
        <w:rPr>
          <w:rFonts w:eastAsia="楷体_GB2312"/>
          <w:sz w:val="24"/>
        </w:rPr>
      </w:pPr>
      <w:r w:rsidRPr="00FE50ED">
        <w:rPr>
          <w:rFonts w:eastAsia="楷体_GB2312"/>
          <w:sz w:val="24"/>
        </w:rPr>
        <w:t>[7]</w:t>
      </w:r>
      <w:r w:rsidRPr="00FE50ED">
        <w:rPr>
          <w:rFonts w:eastAsia="楷体_GB2312"/>
          <w:sz w:val="24"/>
        </w:rPr>
        <w:tab/>
      </w:r>
      <w:r w:rsidR="009B4260">
        <w:rPr>
          <w:rFonts w:eastAsia="楷体_GB2312"/>
          <w:sz w:val="24"/>
        </w:rPr>
        <w:t>*</w:t>
      </w:r>
      <w:r w:rsidRPr="00FE50ED">
        <w:rPr>
          <w:rFonts w:eastAsia="楷体_GB2312"/>
          <w:b/>
          <w:sz w:val="24"/>
        </w:rPr>
        <w:t>Yan Danfeng</w:t>
      </w:r>
      <w:r w:rsidRPr="00FE50ED">
        <w:rPr>
          <w:rFonts w:eastAsia="楷体_GB2312"/>
          <w:sz w:val="24"/>
        </w:rPr>
        <w:t xml:space="preserve">, Wang Juan, Yang Fangchun. The research on security framework for Mobile Internet Services. Proceedings - 2011 4th IEEE </w:t>
      </w:r>
      <w:r w:rsidRPr="00FE50ED">
        <w:rPr>
          <w:rFonts w:eastAsia="楷体_GB2312"/>
          <w:sz w:val="24"/>
        </w:rPr>
        <w:lastRenderedPageBreak/>
        <w:t>International Conference on Broadband Network and Multimedia Technology, IC-BNMT 2011, p 75-79, 2011. EI</w:t>
      </w:r>
      <w:r w:rsidRPr="00FE50ED">
        <w:rPr>
          <w:rFonts w:eastAsia="楷体_GB2312"/>
          <w:sz w:val="24"/>
        </w:rPr>
        <w:t>检索号</w:t>
      </w:r>
      <w:r w:rsidRPr="00FE50ED">
        <w:rPr>
          <w:rFonts w:eastAsia="楷体_GB2312"/>
          <w:sz w:val="24"/>
        </w:rPr>
        <w:t>: 20121214869237</w:t>
      </w:r>
    </w:p>
    <w:p w14:paraId="29AA3269" w14:textId="77777777" w:rsidR="00AC4CBC" w:rsidRPr="00FE50ED" w:rsidRDefault="00AC4CBC" w:rsidP="00AC4CBC">
      <w:pPr>
        <w:spacing w:line="400" w:lineRule="exact"/>
        <w:ind w:left="480" w:hangingChars="200" w:hanging="480"/>
        <w:rPr>
          <w:rFonts w:eastAsia="楷体_GB2312"/>
          <w:sz w:val="24"/>
        </w:rPr>
      </w:pPr>
      <w:r w:rsidRPr="00FE50ED">
        <w:rPr>
          <w:rFonts w:eastAsia="楷体_GB2312"/>
          <w:sz w:val="24"/>
        </w:rPr>
        <w:t>[8]</w:t>
      </w:r>
      <w:r w:rsidRPr="00FE50ED">
        <w:rPr>
          <w:rFonts w:eastAsia="楷体_GB2312"/>
          <w:sz w:val="24"/>
        </w:rPr>
        <w:tab/>
      </w:r>
      <w:r w:rsidR="009B4260">
        <w:rPr>
          <w:rFonts w:eastAsia="楷体_GB2312"/>
          <w:sz w:val="24"/>
        </w:rPr>
        <w:t>*</w:t>
      </w:r>
      <w:r w:rsidRPr="00FE50ED">
        <w:rPr>
          <w:rFonts w:eastAsia="楷体_GB2312"/>
          <w:sz w:val="24"/>
        </w:rPr>
        <w:t xml:space="preserve">Huang Rui, </w:t>
      </w:r>
      <w:r w:rsidR="006064C9">
        <w:rPr>
          <w:rFonts w:eastAsia="楷体_GB2312"/>
          <w:sz w:val="24"/>
        </w:rPr>
        <w:t>*</w:t>
      </w:r>
      <w:r w:rsidRPr="00FE50ED">
        <w:rPr>
          <w:rFonts w:eastAsia="楷体_GB2312"/>
          <w:b/>
          <w:sz w:val="24"/>
        </w:rPr>
        <w:t>Yan Danfeng</w:t>
      </w:r>
      <w:r w:rsidRPr="00FE50ED">
        <w:rPr>
          <w:rFonts w:eastAsia="楷体_GB2312"/>
          <w:sz w:val="24"/>
        </w:rPr>
        <w:t>, Yang Fangchun. Research of security metric architecture for next generation network. Proceedings of 2009 IEEE International Conference on Network Infrastructure and Digital Content, IEEE IC-NIDC2009, p 207-212, 2009. EI</w:t>
      </w:r>
      <w:r w:rsidRPr="00FE50ED">
        <w:rPr>
          <w:rFonts w:eastAsia="楷体_GB2312"/>
          <w:sz w:val="24"/>
        </w:rPr>
        <w:t>检索号</w:t>
      </w:r>
      <w:r w:rsidRPr="00FE50ED">
        <w:rPr>
          <w:rFonts w:eastAsia="楷体_GB2312"/>
          <w:sz w:val="24"/>
        </w:rPr>
        <w:t>: 20101012756318</w:t>
      </w:r>
    </w:p>
    <w:p w14:paraId="015CB63F" w14:textId="77777777" w:rsidR="00AC4CBC" w:rsidRPr="00FE50ED" w:rsidRDefault="00AC4CBC" w:rsidP="00AC4CBC">
      <w:pPr>
        <w:spacing w:line="400" w:lineRule="exact"/>
        <w:ind w:left="480" w:hangingChars="200" w:hanging="480"/>
        <w:rPr>
          <w:rFonts w:eastAsia="楷体_GB2312"/>
          <w:sz w:val="24"/>
        </w:rPr>
      </w:pPr>
      <w:r w:rsidRPr="00FE50ED">
        <w:rPr>
          <w:rFonts w:eastAsia="楷体_GB2312"/>
          <w:sz w:val="24"/>
        </w:rPr>
        <w:t>[9]</w:t>
      </w:r>
      <w:r w:rsidRPr="00FE50ED">
        <w:rPr>
          <w:rFonts w:eastAsia="楷体_GB2312"/>
          <w:sz w:val="24"/>
        </w:rPr>
        <w:tab/>
      </w:r>
      <w:r w:rsidR="009B4260">
        <w:rPr>
          <w:rFonts w:eastAsia="楷体_GB2312"/>
          <w:sz w:val="24"/>
        </w:rPr>
        <w:t>*</w:t>
      </w:r>
      <w:r w:rsidRPr="00FE50ED">
        <w:rPr>
          <w:rFonts w:eastAsia="楷体_GB2312"/>
          <w:sz w:val="24"/>
        </w:rPr>
        <w:t xml:space="preserve">Rui Liu, </w:t>
      </w:r>
      <w:r w:rsidR="006064C9">
        <w:rPr>
          <w:rFonts w:eastAsia="楷体_GB2312"/>
          <w:sz w:val="24"/>
        </w:rPr>
        <w:t>*</w:t>
      </w:r>
      <w:r w:rsidRPr="00FE50ED">
        <w:rPr>
          <w:rFonts w:eastAsia="楷体_GB2312"/>
          <w:b/>
          <w:sz w:val="24"/>
        </w:rPr>
        <w:t>Danfeng Yan</w:t>
      </w:r>
      <w:r w:rsidRPr="00FE50ED">
        <w:rPr>
          <w:rFonts w:eastAsia="楷体_GB2312"/>
          <w:sz w:val="24"/>
        </w:rPr>
        <w:t>, Fan Lin, Fangchun Yang. Optimization of hierarchical vulnerability assessment method. Proceedings of 2009 2nd IEEE International Conference on Broadband Network and Multimedia Technology, IEEE IC-BNMT2009, p 458-462, 2009. EI</w:t>
      </w:r>
      <w:r w:rsidRPr="00FE50ED">
        <w:rPr>
          <w:rFonts w:eastAsia="楷体_GB2312"/>
          <w:sz w:val="24"/>
        </w:rPr>
        <w:t>检索号</w:t>
      </w:r>
      <w:r w:rsidRPr="00FE50ED">
        <w:rPr>
          <w:rFonts w:eastAsia="楷体_GB2312"/>
          <w:sz w:val="24"/>
        </w:rPr>
        <w:t>: 20100412656519</w:t>
      </w:r>
    </w:p>
    <w:p w14:paraId="5CC84908" w14:textId="77777777" w:rsidR="00AC4CBC" w:rsidRPr="00FE50ED" w:rsidRDefault="00AC4CBC" w:rsidP="00AC4CBC">
      <w:pPr>
        <w:spacing w:line="400" w:lineRule="exact"/>
        <w:ind w:left="480" w:hangingChars="200" w:hanging="480"/>
        <w:rPr>
          <w:rFonts w:eastAsia="楷体_GB2312"/>
          <w:sz w:val="24"/>
        </w:rPr>
      </w:pPr>
      <w:r w:rsidRPr="00FE50ED">
        <w:rPr>
          <w:rFonts w:eastAsia="楷体_GB2312"/>
          <w:sz w:val="24"/>
        </w:rPr>
        <w:t>[10]</w:t>
      </w:r>
      <w:r w:rsidRPr="00FE50ED">
        <w:rPr>
          <w:rFonts w:eastAsia="楷体_GB2312"/>
          <w:sz w:val="24"/>
        </w:rPr>
        <w:tab/>
        <w:t xml:space="preserve">Qibo Sun, </w:t>
      </w:r>
      <w:r w:rsidR="009B4260">
        <w:rPr>
          <w:rFonts w:eastAsia="楷体_GB2312"/>
          <w:sz w:val="24"/>
        </w:rPr>
        <w:t>*</w:t>
      </w:r>
      <w:r w:rsidRPr="00FE50ED">
        <w:rPr>
          <w:rFonts w:eastAsia="楷体_GB2312"/>
          <w:sz w:val="24"/>
        </w:rPr>
        <w:t xml:space="preserve">Shangguang Wang, </w:t>
      </w:r>
      <w:r w:rsidRPr="00FE50ED">
        <w:rPr>
          <w:rFonts w:eastAsia="楷体_GB2312"/>
          <w:b/>
          <w:sz w:val="24"/>
        </w:rPr>
        <w:t>Danfeng Yan</w:t>
      </w:r>
      <w:r w:rsidRPr="00FE50ED">
        <w:rPr>
          <w:rFonts w:eastAsia="楷体_GB2312"/>
          <w:sz w:val="24"/>
        </w:rPr>
        <w:t>, Fangchun Yang. ARM-CPD: Detecting SYN flooding attack by traffic prediction. Proceedings of 2009 2nd IEEE International Conference on Broadband Network and Multimedia Technology, IEEE IC-BNMT2009, p 443-447, 2009. EI</w:t>
      </w:r>
      <w:r w:rsidRPr="00FE50ED">
        <w:rPr>
          <w:rFonts w:eastAsia="楷体_GB2312"/>
          <w:sz w:val="24"/>
        </w:rPr>
        <w:t>检索号</w:t>
      </w:r>
      <w:r w:rsidRPr="00FE50ED">
        <w:rPr>
          <w:rFonts w:eastAsia="楷体_GB2312"/>
          <w:sz w:val="24"/>
        </w:rPr>
        <w:t>: 20100412656516</w:t>
      </w:r>
    </w:p>
    <w:p w14:paraId="0AA68FF4" w14:textId="77777777" w:rsidR="00AC4CBC" w:rsidRPr="00FE50ED" w:rsidRDefault="00AC4CBC" w:rsidP="00AC4CBC">
      <w:pPr>
        <w:spacing w:line="400" w:lineRule="exact"/>
        <w:ind w:left="480" w:hangingChars="200" w:hanging="480"/>
        <w:rPr>
          <w:rFonts w:eastAsia="楷体_GB2312"/>
          <w:sz w:val="24"/>
        </w:rPr>
      </w:pPr>
      <w:r w:rsidRPr="00FE50ED">
        <w:rPr>
          <w:rFonts w:eastAsia="楷体_GB2312"/>
          <w:sz w:val="24"/>
        </w:rPr>
        <w:t>[11]</w:t>
      </w:r>
      <w:r w:rsidRPr="00FE50ED">
        <w:rPr>
          <w:rFonts w:eastAsia="楷体_GB2312"/>
          <w:sz w:val="24"/>
        </w:rPr>
        <w:tab/>
      </w:r>
      <w:r w:rsidR="009B4260">
        <w:rPr>
          <w:rFonts w:eastAsia="楷体_GB2312"/>
          <w:sz w:val="24"/>
        </w:rPr>
        <w:t>*</w:t>
      </w:r>
      <w:r w:rsidRPr="00FE50ED">
        <w:rPr>
          <w:rFonts w:eastAsia="楷体_GB2312"/>
          <w:b/>
          <w:sz w:val="24"/>
        </w:rPr>
        <w:t>Danfeng Yan</w:t>
      </w:r>
      <w:r w:rsidRPr="00FE50ED">
        <w:rPr>
          <w:rFonts w:eastAsia="楷体_GB2312"/>
          <w:sz w:val="24"/>
        </w:rPr>
        <w:t>, Fangchun Yang, Yu Lu. Service-based quantitative calculation of risk for NGN. Proceedings of 2009 2nd IEEE International Conference on Broadband Network and Multimedia Technology, IEEE IC-BNMT2009, p 306-310, 2009. EI</w:t>
      </w:r>
      <w:r w:rsidRPr="00FE50ED">
        <w:rPr>
          <w:rFonts w:eastAsia="楷体_GB2312"/>
          <w:sz w:val="24"/>
        </w:rPr>
        <w:t>检索号</w:t>
      </w:r>
      <w:r w:rsidRPr="00FE50ED">
        <w:rPr>
          <w:rFonts w:eastAsia="楷体_GB2312"/>
          <w:sz w:val="24"/>
        </w:rPr>
        <w:t>: 20100412656485</w:t>
      </w:r>
    </w:p>
    <w:p w14:paraId="32ED2CA1" w14:textId="77777777" w:rsidR="00AC4CBC" w:rsidRPr="00FE50ED" w:rsidRDefault="00AC4CBC" w:rsidP="00AC4CBC">
      <w:pPr>
        <w:spacing w:line="400" w:lineRule="exact"/>
        <w:ind w:left="480" w:hangingChars="200" w:hanging="480"/>
        <w:rPr>
          <w:rFonts w:eastAsia="楷体_GB2312"/>
          <w:sz w:val="24"/>
        </w:rPr>
      </w:pPr>
      <w:r w:rsidRPr="00FE50ED">
        <w:rPr>
          <w:rFonts w:eastAsia="楷体_GB2312"/>
          <w:sz w:val="24"/>
        </w:rPr>
        <w:t>[12]</w:t>
      </w:r>
      <w:r w:rsidRPr="00FE50ED">
        <w:rPr>
          <w:rFonts w:eastAsia="楷体_GB2312"/>
          <w:sz w:val="24"/>
        </w:rPr>
        <w:tab/>
      </w:r>
      <w:r w:rsidR="009B4260">
        <w:rPr>
          <w:rFonts w:eastAsia="楷体_GB2312"/>
          <w:sz w:val="24"/>
        </w:rPr>
        <w:t>*</w:t>
      </w:r>
      <w:r w:rsidRPr="00FE50ED">
        <w:rPr>
          <w:rFonts w:eastAsia="楷体_GB2312"/>
          <w:sz w:val="24"/>
        </w:rPr>
        <w:t xml:space="preserve">Chao Deng, </w:t>
      </w:r>
      <w:r w:rsidR="006064C9">
        <w:rPr>
          <w:rFonts w:eastAsia="楷体_GB2312"/>
          <w:sz w:val="24"/>
        </w:rPr>
        <w:t>*</w:t>
      </w:r>
      <w:r w:rsidRPr="00FE50ED">
        <w:rPr>
          <w:rFonts w:eastAsia="楷体_GB2312"/>
          <w:b/>
          <w:sz w:val="24"/>
        </w:rPr>
        <w:t>Danfeng Yan</w:t>
      </w:r>
      <w:r w:rsidRPr="00FE50ED">
        <w:rPr>
          <w:rFonts w:eastAsia="楷体_GB2312"/>
          <w:sz w:val="24"/>
        </w:rPr>
        <w:t>, Yun Yang, Fangchun Yang. A domain-oriented distributed vulnerability scanning mechanism. Proceedings of 2009 2nd IEEE International Conference on Broadband Network and Multimedia Technology, IEEE IC-BNMT2009, p 831-836, 2009. EI</w:t>
      </w:r>
      <w:r w:rsidRPr="00FE50ED">
        <w:rPr>
          <w:rFonts w:eastAsia="楷体_GB2312"/>
          <w:sz w:val="24"/>
        </w:rPr>
        <w:t>检索号</w:t>
      </w:r>
      <w:r w:rsidRPr="00FE50ED">
        <w:rPr>
          <w:rFonts w:eastAsia="楷体_GB2312"/>
          <w:sz w:val="24"/>
        </w:rPr>
        <w:t>: 20100412656376</w:t>
      </w:r>
    </w:p>
    <w:p w14:paraId="4FD5DDAD" w14:textId="77777777" w:rsidR="00AC4CBC" w:rsidRPr="00FE50ED" w:rsidRDefault="00AC4CBC" w:rsidP="00AC4CBC">
      <w:pPr>
        <w:spacing w:line="400" w:lineRule="exact"/>
        <w:ind w:left="480" w:hangingChars="200" w:hanging="480"/>
        <w:rPr>
          <w:rFonts w:eastAsia="楷体_GB2312"/>
          <w:sz w:val="24"/>
        </w:rPr>
      </w:pPr>
      <w:r w:rsidRPr="00FE50ED">
        <w:rPr>
          <w:rFonts w:eastAsia="楷体_GB2312"/>
          <w:sz w:val="24"/>
        </w:rPr>
        <w:t>[13]</w:t>
      </w:r>
      <w:r w:rsidRPr="00FE50ED">
        <w:rPr>
          <w:rFonts w:eastAsia="楷体_GB2312"/>
          <w:sz w:val="24"/>
        </w:rPr>
        <w:tab/>
      </w:r>
      <w:r w:rsidR="009B4260">
        <w:rPr>
          <w:rFonts w:eastAsia="楷体_GB2312"/>
          <w:sz w:val="24"/>
        </w:rPr>
        <w:t>*</w:t>
      </w:r>
      <w:r w:rsidRPr="00FE50ED">
        <w:rPr>
          <w:rFonts w:eastAsia="楷体_GB2312"/>
          <w:b/>
          <w:sz w:val="24"/>
        </w:rPr>
        <w:t>Yan Danfeng</w:t>
      </w:r>
      <w:r w:rsidRPr="00FE50ED">
        <w:rPr>
          <w:rFonts w:eastAsia="楷体_GB2312"/>
          <w:sz w:val="24"/>
        </w:rPr>
        <w:t>, Yang Fangchun. Vulnerability analysis of service architecture in NGN. 2009 International Conference on E-Business and Information System Security, EBISS 2009. EI</w:t>
      </w:r>
      <w:r w:rsidRPr="00FE50ED">
        <w:rPr>
          <w:rFonts w:eastAsia="楷体_GB2312"/>
          <w:sz w:val="24"/>
        </w:rPr>
        <w:t>检索号</w:t>
      </w:r>
      <w:r w:rsidRPr="00FE50ED">
        <w:rPr>
          <w:rFonts w:eastAsia="楷体_GB2312"/>
          <w:sz w:val="24"/>
        </w:rPr>
        <w:t>: 20094212377225</w:t>
      </w:r>
    </w:p>
    <w:p w14:paraId="5AA610BC" w14:textId="77777777" w:rsidR="00AC4CBC" w:rsidRPr="00FE50ED" w:rsidRDefault="00AC4CBC" w:rsidP="00AC4CBC">
      <w:pPr>
        <w:spacing w:line="400" w:lineRule="exact"/>
        <w:ind w:left="480" w:hangingChars="200" w:hanging="480"/>
        <w:rPr>
          <w:rFonts w:eastAsia="楷体_GB2312"/>
          <w:sz w:val="24"/>
        </w:rPr>
      </w:pPr>
      <w:r w:rsidRPr="00FE50ED">
        <w:rPr>
          <w:rFonts w:eastAsia="楷体_GB2312"/>
          <w:sz w:val="24"/>
        </w:rPr>
        <w:t>[14]</w:t>
      </w:r>
      <w:r w:rsidRPr="00FE50ED">
        <w:rPr>
          <w:rFonts w:eastAsia="楷体_GB2312"/>
          <w:sz w:val="24"/>
        </w:rPr>
        <w:tab/>
      </w:r>
      <w:r w:rsidR="009B4260">
        <w:rPr>
          <w:rFonts w:eastAsia="楷体_GB2312"/>
          <w:sz w:val="24"/>
        </w:rPr>
        <w:t>*</w:t>
      </w:r>
      <w:r w:rsidRPr="00FE50ED">
        <w:rPr>
          <w:rFonts w:eastAsia="楷体_GB2312"/>
          <w:sz w:val="24"/>
        </w:rPr>
        <w:t xml:space="preserve">Qian Shuang, </w:t>
      </w:r>
      <w:r w:rsidR="006064C9">
        <w:rPr>
          <w:rFonts w:eastAsia="楷体_GB2312"/>
          <w:sz w:val="24"/>
        </w:rPr>
        <w:t>*</w:t>
      </w:r>
      <w:r w:rsidRPr="00FE50ED">
        <w:rPr>
          <w:rFonts w:eastAsia="楷体_GB2312"/>
          <w:b/>
          <w:sz w:val="24"/>
        </w:rPr>
        <w:t>Yan Danfeng</w:t>
      </w:r>
      <w:r w:rsidRPr="00FE50ED">
        <w:rPr>
          <w:rFonts w:eastAsia="楷体_GB2312"/>
          <w:sz w:val="24"/>
        </w:rPr>
        <w:t>, Yang Fangchun. The Research on Interface Sensibility of Vulnerabilities in IP Multimedia Subsystem. IET Conference Publications, n 544 CP, p 283-287, 2008, China-Ireland International Conference on Information and Communications Technologies, CIICT 2008. EI</w:t>
      </w:r>
      <w:r w:rsidRPr="00FE50ED">
        <w:rPr>
          <w:rFonts w:eastAsia="楷体_GB2312"/>
          <w:sz w:val="24"/>
        </w:rPr>
        <w:t>检索号</w:t>
      </w:r>
      <w:r w:rsidRPr="00FE50ED">
        <w:rPr>
          <w:rFonts w:eastAsia="楷体_GB2312"/>
          <w:sz w:val="24"/>
        </w:rPr>
        <w:t>: 20092912195924</w:t>
      </w:r>
    </w:p>
    <w:p w14:paraId="2FDCE2CD" w14:textId="77777777" w:rsidR="00AC4CBC" w:rsidRPr="00FE50ED" w:rsidRDefault="00AC4CBC" w:rsidP="00AC4CBC">
      <w:pPr>
        <w:spacing w:line="400" w:lineRule="exact"/>
        <w:ind w:left="480" w:hangingChars="200" w:hanging="480"/>
        <w:rPr>
          <w:rFonts w:eastAsia="楷体_GB2312"/>
          <w:sz w:val="24"/>
        </w:rPr>
      </w:pPr>
      <w:r w:rsidRPr="00FE50ED">
        <w:rPr>
          <w:rFonts w:eastAsia="楷体_GB2312"/>
          <w:sz w:val="24"/>
        </w:rPr>
        <w:t>[15]</w:t>
      </w:r>
      <w:r w:rsidRPr="00FE50ED">
        <w:rPr>
          <w:rFonts w:eastAsia="楷体_GB2312"/>
          <w:sz w:val="24"/>
        </w:rPr>
        <w:tab/>
      </w:r>
      <w:r w:rsidR="009B4260">
        <w:rPr>
          <w:rFonts w:eastAsia="楷体_GB2312"/>
          <w:sz w:val="24"/>
        </w:rPr>
        <w:t>*</w:t>
      </w:r>
      <w:r w:rsidRPr="00FE50ED">
        <w:rPr>
          <w:rFonts w:eastAsia="楷体_GB2312"/>
          <w:b/>
          <w:sz w:val="24"/>
        </w:rPr>
        <w:t>Yan Danfeng</w:t>
      </w:r>
      <w:r w:rsidRPr="00FE50ED">
        <w:rPr>
          <w:rFonts w:eastAsia="楷体_GB2312"/>
          <w:sz w:val="24"/>
        </w:rPr>
        <w:t xml:space="preserve">, Yang Fangchun; Wang Wenbin.Research and implementation of security evaluation system for NGN. IET Conference Publications, n 544 CP, p 329-333, 2008, China-Ireland International Conference on Information and </w:t>
      </w:r>
      <w:r w:rsidRPr="00FE50ED">
        <w:rPr>
          <w:rFonts w:eastAsia="楷体_GB2312"/>
          <w:sz w:val="24"/>
        </w:rPr>
        <w:lastRenderedPageBreak/>
        <w:t>Communications Technologies, CIICT 2008, Telecommunications Science, 2006. EI</w:t>
      </w:r>
      <w:r w:rsidRPr="00FE50ED">
        <w:rPr>
          <w:rFonts w:eastAsia="楷体_GB2312"/>
          <w:sz w:val="24"/>
        </w:rPr>
        <w:t>检索号</w:t>
      </w:r>
      <w:r w:rsidRPr="00FE50ED">
        <w:rPr>
          <w:rFonts w:eastAsia="楷体_GB2312"/>
          <w:sz w:val="24"/>
        </w:rPr>
        <w:t>:20092912188595</w:t>
      </w:r>
    </w:p>
    <w:p w14:paraId="47F59888" w14:textId="77777777" w:rsidR="00AC4CBC" w:rsidRPr="00FE50ED" w:rsidRDefault="00AC4CBC" w:rsidP="00AC4CBC">
      <w:pPr>
        <w:spacing w:line="400" w:lineRule="exact"/>
        <w:ind w:left="480" w:hangingChars="200" w:hanging="480"/>
        <w:rPr>
          <w:rFonts w:eastAsia="楷体_GB2312"/>
          <w:sz w:val="24"/>
        </w:rPr>
      </w:pPr>
      <w:r w:rsidRPr="00FE50ED">
        <w:rPr>
          <w:rFonts w:eastAsia="楷体_GB2312"/>
          <w:sz w:val="24"/>
        </w:rPr>
        <w:t>[16]</w:t>
      </w:r>
      <w:r w:rsidRPr="00FE50ED">
        <w:rPr>
          <w:rFonts w:eastAsia="楷体_GB2312"/>
          <w:sz w:val="24"/>
        </w:rPr>
        <w:tab/>
      </w:r>
      <w:r w:rsidR="009B4260">
        <w:rPr>
          <w:rFonts w:eastAsia="楷体_GB2312"/>
          <w:sz w:val="24"/>
        </w:rPr>
        <w:t>*</w:t>
      </w:r>
      <w:r w:rsidRPr="00FE50ED">
        <w:rPr>
          <w:rFonts w:eastAsia="楷体_GB2312"/>
          <w:sz w:val="24"/>
        </w:rPr>
        <w:t xml:space="preserve">Wang Wenbin, Sun Qibo, </w:t>
      </w:r>
      <w:r w:rsidRPr="00FE50ED">
        <w:rPr>
          <w:rFonts w:eastAsia="楷体_GB2312"/>
          <w:b/>
          <w:sz w:val="24"/>
        </w:rPr>
        <w:t>Yan Danfeng</w:t>
      </w:r>
      <w:r w:rsidRPr="00FE50ED">
        <w:rPr>
          <w:rFonts w:eastAsia="楷体_GB2312"/>
          <w:sz w:val="24"/>
        </w:rPr>
        <w:t>. Research on privacy-preserving problem for data-sharing in IDS. IET Conference Publications, n 544 CP, p 320-323, 2008, China-Ireland International Conference on Information and Communications Technologies, CIICT 2008. EI</w:t>
      </w:r>
      <w:r w:rsidRPr="00FE50ED">
        <w:rPr>
          <w:rFonts w:eastAsia="楷体_GB2312"/>
          <w:sz w:val="24"/>
        </w:rPr>
        <w:t>检索号</w:t>
      </w:r>
      <w:r w:rsidRPr="00FE50ED">
        <w:rPr>
          <w:rFonts w:eastAsia="楷体_GB2312"/>
          <w:sz w:val="24"/>
        </w:rPr>
        <w:t>: 20092912188593</w:t>
      </w:r>
    </w:p>
    <w:p w14:paraId="33E96CE1" w14:textId="77777777" w:rsidR="00AC4CBC" w:rsidRPr="00FE50ED" w:rsidRDefault="00AC4CBC" w:rsidP="00AC4CBC">
      <w:pPr>
        <w:spacing w:line="400" w:lineRule="exact"/>
        <w:ind w:left="480" w:hangingChars="200" w:hanging="480"/>
        <w:rPr>
          <w:rFonts w:eastAsia="楷体_GB2312"/>
          <w:sz w:val="24"/>
        </w:rPr>
      </w:pPr>
      <w:r w:rsidRPr="00FE50ED">
        <w:rPr>
          <w:rFonts w:eastAsia="楷体_GB2312"/>
          <w:sz w:val="24"/>
        </w:rPr>
        <w:t>[17]</w:t>
      </w:r>
      <w:r w:rsidRPr="00FE50ED">
        <w:rPr>
          <w:rFonts w:eastAsia="楷体_GB2312"/>
          <w:sz w:val="24"/>
        </w:rPr>
        <w:tab/>
      </w:r>
      <w:r w:rsidR="009B4260">
        <w:rPr>
          <w:rFonts w:eastAsia="楷体_GB2312"/>
          <w:sz w:val="24"/>
        </w:rPr>
        <w:t>*</w:t>
      </w:r>
      <w:r w:rsidRPr="00FE50ED">
        <w:rPr>
          <w:rFonts w:eastAsia="楷体_GB2312"/>
          <w:sz w:val="24"/>
        </w:rPr>
        <w:t xml:space="preserve">Li Qin, </w:t>
      </w:r>
      <w:r w:rsidR="006064C9">
        <w:rPr>
          <w:rFonts w:eastAsia="楷体_GB2312"/>
          <w:sz w:val="24"/>
        </w:rPr>
        <w:t>*</w:t>
      </w:r>
      <w:r w:rsidRPr="00FE50ED">
        <w:rPr>
          <w:rFonts w:eastAsia="楷体_GB2312"/>
          <w:b/>
          <w:sz w:val="24"/>
        </w:rPr>
        <w:t>Yan Danfeng</w:t>
      </w:r>
      <w:r w:rsidRPr="00FE50ED">
        <w:rPr>
          <w:rFonts w:eastAsia="楷体_GB2312"/>
          <w:sz w:val="24"/>
        </w:rPr>
        <w:t>, Yang Fangchun. Research of a hybrid distributed network intrusion detection system. IET Conference Publications, n 544 CP, p 301-305, 2008, China-Ireland International Conference on Information and Communications Technologies, CIICT 2008. EI</w:t>
      </w:r>
      <w:r w:rsidRPr="00FE50ED">
        <w:rPr>
          <w:rFonts w:eastAsia="楷体_GB2312"/>
          <w:sz w:val="24"/>
        </w:rPr>
        <w:t>检索号</w:t>
      </w:r>
      <w:r w:rsidRPr="00FE50ED">
        <w:rPr>
          <w:rFonts w:eastAsia="楷体_GB2312"/>
          <w:sz w:val="24"/>
        </w:rPr>
        <w:t>: 20092912188589</w:t>
      </w:r>
    </w:p>
    <w:p w14:paraId="1D02B48E" w14:textId="77777777" w:rsidR="00AC4CBC" w:rsidRPr="00804485" w:rsidRDefault="00AC4CBC" w:rsidP="00AC4CBC">
      <w:pPr>
        <w:spacing w:line="400" w:lineRule="exact"/>
        <w:rPr>
          <w:rFonts w:eastAsia="楷体_GB2312"/>
          <w:sz w:val="24"/>
        </w:rPr>
      </w:pPr>
      <w:r>
        <w:rPr>
          <w:rFonts w:eastAsia="楷体_GB2312"/>
          <w:sz w:val="24"/>
        </w:rPr>
        <w:t>III</w:t>
      </w:r>
      <w:r w:rsidRPr="00804485">
        <w:rPr>
          <w:rFonts w:eastAsia="楷体_GB2312"/>
          <w:sz w:val="24"/>
        </w:rPr>
        <w:t>．专利：发明人，专利名称，授权时间，授权国别，专利号</w:t>
      </w:r>
    </w:p>
    <w:p w14:paraId="0BD563A3" w14:textId="77777777" w:rsidR="00AC4CBC" w:rsidRPr="00EA6F00" w:rsidRDefault="00AC4CBC" w:rsidP="00AC4CBC">
      <w:pPr>
        <w:spacing w:line="400" w:lineRule="exact"/>
        <w:ind w:left="480" w:hangingChars="200" w:hanging="480"/>
        <w:rPr>
          <w:rFonts w:eastAsia="楷体_GB2312"/>
          <w:sz w:val="24"/>
        </w:rPr>
      </w:pPr>
      <w:r w:rsidRPr="00EA6F00">
        <w:rPr>
          <w:rFonts w:eastAsia="楷体_GB2312"/>
          <w:sz w:val="24"/>
        </w:rPr>
        <w:t xml:space="preserve">[1] </w:t>
      </w:r>
      <w:r w:rsidR="00B41FAC">
        <w:rPr>
          <w:rFonts w:eastAsia="楷体_GB2312"/>
          <w:sz w:val="24"/>
        </w:rPr>
        <w:t>*</w:t>
      </w:r>
      <w:r w:rsidRPr="00B623E1">
        <w:rPr>
          <w:rFonts w:eastAsia="楷体_GB2312"/>
          <w:b/>
          <w:sz w:val="24"/>
        </w:rPr>
        <w:t>闫丹凤</w:t>
      </w:r>
      <w:r w:rsidRPr="00EA6F00">
        <w:rPr>
          <w:rFonts w:eastAsia="楷体_GB2312"/>
          <w:sz w:val="24"/>
        </w:rPr>
        <w:t>/</w:t>
      </w:r>
      <w:r w:rsidRPr="00EA6F00">
        <w:rPr>
          <w:rFonts w:eastAsia="楷体_GB2312"/>
          <w:sz w:val="24"/>
        </w:rPr>
        <w:t>孙其博</w:t>
      </w:r>
      <w:r w:rsidRPr="00EA6F00">
        <w:rPr>
          <w:rFonts w:eastAsia="楷体_GB2312"/>
          <w:sz w:val="24"/>
        </w:rPr>
        <w:t>/</w:t>
      </w:r>
      <w:r w:rsidRPr="00EA6F00">
        <w:rPr>
          <w:rFonts w:eastAsia="楷体_GB2312"/>
          <w:sz w:val="24"/>
        </w:rPr>
        <w:t>杨放春</w:t>
      </w:r>
      <w:r w:rsidRPr="00EA6F00">
        <w:rPr>
          <w:rFonts w:eastAsia="楷体_GB2312"/>
          <w:sz w:val="24"/>
        </w:rPr>
        <w:t>/</w:t>
      </w:r>
      <w:r w:rsidRPr="00EA6F00">
        <w:rPr>
          <w:rFonts w:eastAsia="楷体_GB2312"/>
          <w:sz w:val="24"/>
        </w:rPr>
        <w:t>李静林</w:t>
      </w:r>
      <w:r w:rsidRPr="00EA6F00">
        <w:rPr>
          <w:rFonts w:eastAsia="楷体_GB2312"/>
          <w:sz w:val="24"/>
        </w:rPr>
        <w:t>/</w:t>
      </w:r>
      <w:r w:rsidRPr="00EA6F00">
        <w:rPr>
          <w:rFonts w:eastAsia="楷体_GB2312"/>
          <w:sz w:val="24"/>
        </w:rPr>
        <w:t>王尚广，一种</w:t>
      </w:r>
      <w:r w:rsidRPr="00EA6F00">
        <w:rPr>
          <w:rFonts w:eastAsia="楷体_GB2312"/>
          <w:sz w:val="24"/>
        </w:rPr>
        <w:t>SIP</w:t>
      </w:r>
      <w:r w:rsidRPr="00EA6F00">
        <w:rPr>
          <w:rFonts w:eastAsia="楷体_GB2312"/>
          <w:sz w:val="24"/>
        </w:rPr>
        <w:t>消息洪泛攻击的检测方法，</w:t>
      </w:r>
      <w:r w:rsidRPr="00EA6F00">
        <w:rPr>
          <w:rFonts w:eastAsia="楷体_GB2312"/>
          <w:sz w:val="24"/>
        </w:rPr>
        <w:t>2012.2</w:t>
      </w:r>
      <w:r w:rsidRPr="00EA6F00">
        <w:rPr>
          <w:rFonts w:eastAsia="楷体_GB2312"/>
          <w:sz w:val="24"/>
        </w:rPr>
        <w:t>，中国，</w:t>
      </w:r>
      <w:r w:rsidRPr="00EA6F00">
        <w:rPr>
          <w:rFonts w:eastAsia="楷体_GB2312"/>
          <w:sz w:val="24"/>
        </w:rPr>
        <w:t>ZL200910076311.5</w:t>
      </w:r>
    </w:p>
    <w:p w14:paraId="145C1299" w14:textId="77777777" w:rsidR="00AC4CBC" w:rsidRPr="00EA6F00" w:rsidRDefault="00AC4CBC" w:rsidP="00AC4CBC">
      <w:pPr>
        <w:spacing w:line="400" w:lineRule="exact"/>
        <w:ind w:left="480" w:hangingChars="200" w:hanging="480"/>
        <w:rPr>
          <w:rFonts w:eastAsia="楷体_GB2312"/>
          <w:sz w:val="24"/>
        </w:rPr>
      </w:pPr>
      <w:r w:rsidRPr="00EA6F00">
        <w:rPr>
          <w:rFonts w:eastAsia="楷体_GB2312"/>
          <w:sz w:val="24"/>
        </w:rPr>
        <w:t xml:space="preserve">[2] </w:t>
      </w:r>
      <w:r w:rsidRPr="00EA6F00">
        <w:rPr>
          <w:rFonts w:eastAsia="楷体_GB2312"/>
          <w:sz w:val="24"/>
        </w:rPr>
        <w:t>孙其博</w:t>
      </w:r>
      <w:r w:rsidRPr="00EA6F00">
        <w:rPr>
          <w:rFonts w:eastAsia="楷体_GB2312"/>
          <w:sz w:val="24"/>
        </w:rPr>
        <w:t>/</w:t>
      </w:r>
      <w:r w:rsidR="00B41FAC">
        <w:rPr>
          <w:rFonts w:eastAsia="楷体_GB2312"/>
          <w:sz w:val="24"/>
        </w:rPr>
        <w:t>*</w:t>
      </w:r>
      <w:r w:rsidRPr="00B623E1">
        <w:rPr>
          <w:rFonts w:eastAsia="楷体_GB2312"/>
          <w:b/>
          <w:sz w:val="24"/>
        </w:rPr>
        <w:t>闫丹凤</w:t>
      </w:r>
      <w:r w:rsidRPr="00EA6F00">
        <w:rPr>
          <w:rFonts w:eastAsia="楷体_GB2312"/>
          <w:sz w:val="24"/>
        </w:rPr>
        <w:t>/</w:t>
      </w:r>
      <w:r w:rsidRPr="00EA6F00">
        <w:rPr>
          <w:rFonts w:eastAsia="楷体_GB2312"/>
          <w:sz w:val="24"/>
        </w:rPr>
        <w:t>杨放春</w:t>
      </w:r>
      <w:r w:rsidRPr="00EA6F00">
        <w:rPr>
          <w:rFonts w:eastAsia="楷体_GB2312"/>
          <w:sz w:val="24"/>
        </w:rPr>
        <w:t>/</w:t>
      </w:r>
      <w:r w:rsidRPr="00EA6F00">
        <w:rPr>
          <w:rFonts w:eastAsia="楷体_GB2312"/>
          <w:sz w:val="24"/>
        </w:rPr>
        <w:t>龙湘明</w:t>
      </w:r>
      <w:r w:rsidRPr="00EA6F00">
        <w:rPr>
          <w:rFonts w:eastAsia="楷体_GB2312"/>
          <w:sz w:val="24"/>
        </w:rPr>
        <w:t>/</w:t>
      </w:r>
      <w:r w:rsidRPr="00EA6F00">
        <w:rPr>
          <w:rFonts w:eastAsia="楷体_GB2312"/>
          <w:sz w:val="24"/>
        </w:rPr>
        <w:t>王尚广</w:t>
      </w:r>
      <w:r w:rsidRPr="00EA6F00">
        <w:rPr>
          <w:rFonts w:eastAsia="楷体_GB2312"/>
          <w:sz w:val="24"/>
        </w:rPr>
        <w:t xml:space="preserve">, </w:t>
      </w:r>
      <w:r w:rsidRPr="00EA6F00">
        <w:rPr>
          <w:rFonts w:eastAsia="楷体_GB2312"/>
          <w:sz w:val="24"/>
        </w:rPr>
        <w:t>基于</w:t>
      </w:r>
      <w:r w:rsidRPr="00EA6F00">
        <w:rPr>
          <w:rFonts w:eastAsia="楷体_GB2312"/>
          <w:sz w:val="24"/>
        </w:rPr>
        <w:t>CUSUM</w:t>
      </w:r>
      <w:r w:rsidRPr="00EA6F00">
        <w:rPr>
          <w:rFonts w:eastAsia="楷体_GB2312"/>
          <w:sz w:val="24"/>
        </w:rPr>
        <w:t>算法检测</w:t>
      </w:r>
      <w:r w:rsidRPr="00EA6F00">
        <w:rPr>
          <w:rFonts w:eastAsia="楷体_GB2312"/>
          <w:sz w:val="24"/>
        </w:rPr>
        <w:t>SIP</w:t>
      </w:r>
      <w:r w:rsidRPr="00EA6F00">
        <w:rPr>
          <w:rFonts w:eastAsia="楷体_GB2312"/>
          <w:sz w:val="24"/>
        </w:rPr>
        <w:t>消息洪泛攻击的装置和方法</w:t>
      </w:r>
      <w:r w:rsidRPr="00EA6F00">
        <w:rPr>
          <w:rFonts w:eastAsia="楷体_GB2312"/>
          <w:sz w:val="24"/>
        </w:rPr>
        <w:t>,2011</w:t>
      </w:r>
      <w:r w:rsidRPr="00EA6F00">
        <w:rPr>
          <w:rFonts w:eastAsia="楷体_GB2312"/>
          <w:sz w:val="24"/>
        </w:rPr>
        <w:t>年</w:t>
      </w:r>
      <w:r w:rsidRPr="00EA6F00">
        <w:rPr>
          <w:rFonts w:eastAsia="楷体_GB2312"/>
          <w:sz w:val="24"/>
        </w:rPr>
        <w:t>5</w:t>
      </w:r>
      <w:r w:rsidRPr="00EA6F00">
        <w:rPr>
          <w:rFonts w:eastAsia="楷体_GB2312"/>
          <w:sz w:val="24"/>
        </w:rPr>
        <w:t>月，中国，</w:t>
      </w:r>
      <w:r w:rsidRPr="00EA6F00">
        <w:rPr>
          <w:rFonts w:eastAsia="楷体_GB2312"/>
          <w:sz w:val="24"/>
        </w:rPr>
        <w:t>ZL200910076310.0</w:t>
      </w:r>
    </w:p>
    <w:p w14:paraId="2B423BC5" w14:textId="77777777" w:rsidR="00AC4CBC" w:rsidRPr="00EA6F00" w:rsidRDefault="00AC4CBC" w:rsidP="00AC4CBC">
      <w:pPr>
        <w:spacing w:line="400" w:lineRule="exact"/>
        <w:ind w:left="480" w:hangingChars="200" w:hanging="480"/>
        <w:rPr>
          <w:rFonts w:eastAsia="楷体_GB2312"/>
          <w:sz w:val="24"/>
        </w:rPr>
      </w:pPr>
      <w:r w:rsidRPr="00EA6F00">
        <w:rPr>
          <w:rFonts w:eastAsia="楷体_GB2312"/>
          <w:sz w:val="24"/>
        </w:rPr>
        <w:t xml:space="preserve">[3] </w:t>
      </w:r>
      <w:r w:rsidR="00B41FAC">
        <w:rPr>
          <w:rFonts w:eastAsia="楷体_GB2312"/>
          <w:sz w:val="24"/>
        </w:rPr>
        <w:t>*</w:t>
      </w:r>
      <w:r w:rsidRPr="00EA6F00">
        <w:rPr>
          <w:rFonts w:eastAsia="楷体_GB2312"/>
          <w:sz w:val="24"/>
        </w:rPr>
        <w:t>赵耀</w:t>
      </w:r>
      <w:r w:rsidRPr="00EA6F00">
        <w:rPr>
          <w:rFonts w:eastAsia="楷体_GB2312"/>
          <w:sz w:val="24"/>
        </w:rPr>
        <w:t>/</w:t>
      </w:r>
      <w:r w:rsidRPr="00EA6F00">
        <w:rPr>
          <w:rFonts w:eastAsia="楷体_GB2312"/>
          <w:sz w:val="24"/>
        </w:rPr>
        <w:t>邹华</w:t>
      </w:r>
      <w:r w:rsidRPr="00EA6F00">
        <w:rPr>
          <w:rFonts w:eastAsia="楷体_GB2312"/>
          <w:sz w:val="24"/>
        </w:rPr>
        <w:t>/</w:t>
      </w:r>
      <w:r w:rsidRPr="00EA6F00">
        <w:rPr>
          <w:rFonts w:eastAsia="楷体_GB2312"/>
          <w:sz w:val="24"/>
        </w:rPr>
        <w:t>杨放春</w:t>
      </w:r>
      <w:r w:rsidRPr="00EA6F00">
        <w:rPr>
          <w:rFonts w:eastAsia="楷体_GB2312"/>
          <w:sz w:val="24"/>
        </w:rPr>
        <w:t>/</w:t>
      </w:r>
      <w:r w:rsidRPr="00EA6F00">
        <w:rPr>
          <w:rFonts w:eastAsia="楷体_GB2312"/>
          <w:sz w:val="24"/>
        </w:rPr>
        <w:t>李晓亮</w:t>
      </w:r>
      <w:r w:rsidRPr="00EA6F00">
        <w:rPr>
          <w:rFonts w:eastAsia="楷体_GB2312"/>
          <w:sz w:val="24"/>
        </w:rPr>
        <w:t>/</w:t>
      </w:r>
      <w:r w:rsidRPr="00EA6F00">
        <w:rPr>
          <w:rFonts w:eastAsia="楷体_GB2312"/>
          <w:sz w:val="24"/>
        </w:rPr>
        <w:t>孙其博</w:t>
      </w:r>
      <w:r w:rsidRPr="00EA6F00">
        <w:rPr>
          <w:rFonts w:eastAsia="楷体_GB2312"/>
          <w:sz w:val="24"/>
        </w:rPr>
        <w:t>/</w:t>
      </w:r>
      <w:r w:rsidRPr="00EA6F00">
        <w:rPr>
          <w:rFonts w:eastAsia="楷体_GB2312"/>
          <w:sz w:val="24"/>
        </w:rPr>
        <w:t>刘志晗</w:t>
      </w:r>
      <w:r w:rsidRPr="00EA6F00">
        <w:rPr>
          <w:rFonts w:eastAsia="楷体_GB2312"/>
          <w:sz w:val="24"/>
        </w:rPr>
        <w:t>/</w:t>
      </w:r>
      <w:r w:rsidR="00B623E1" w:rsidRPr="00B623E1">
        <w:rPr>
          <w:rFonts w:eastAsia="楷体_GB2312"/>
          <w:b/>
          <w:sz w:val="24"/>
        </w:rPr>
        <w:t>闫丹凤</w:t>
      </w:r>
      <w:r w:rsidRPr="00EA6F00">
        <w:rPr>
          <w:rFonts w:eastAsia="楷体_GB2312"/>
          <w:sz w:val="24"/>
        </w:rPr>
        <w:t>/</w:t>
      </w:r>
      <w:r w:rsidRPr="00EA6F00">
        <w:rPr>
          <w:rFonts w:eastAsia="楷体_GB2312"/>
          <w:sz w:val="24"/>
        </w:rPr>
        <w:t>林荣恒，一种支持融合网络业务的云平台及其工作方法，</w:t>
      </w:r>
      <w:r w:rsidRPr="00EA6F00">
        <w:rPr>
          <w:rFonts w:eastAsia="楷体_GB2312"/>
          <w:sz w:val="24"/>
        </w:rPr>
        <w:t>2012.8</w:t>
      </w:r>
      <w:r w:rsidRPr="00EA6F00">
        <w:rPr>
          <w:rFonts w:eastAsia="楷体_GB2312"/>
          <w:sz w:val="24"/>
        </w:rPr>
        <w:t>，中国，</w:t>
      </w:r>
      <w:r w:rsidRPr="00EA6F00">
        <w:rPr>
          <w:rFonts w:eastAsia="楷体_GB2312"/>
          <w:sz w:val="24"/>
        </w:rPr>
        <w:t>ZL201010527644.8</w:t>
      </w:r>
    </w:p>
    <w:p w14:paraId="26FBB349" w14:textId="77777777" w:rsidR="00AC4CBC" w:rsidRPr="00EA6F00" w:rsidRDefault="00AC4CBC" w:rsidP="00AC4CBC">
      <w:pPr>
        <w:spacing w:line="400" w:lineRule="exact"/>
        <w:ind w:left="480" w:hangingChars="200" w:hanging="480"/>
        <w:rPr>
          <w:rFonts w:eastAsia="楷体_GB2312"/>
          <w:sz w:val="24"/>
        </w:rPr>
      </w:pPr>
      <w:r w:rsidRPr="00EA6F00">
        <w:rPr>
          <w:rFonts w:eastAsia="楷体_GB2312"/>
          <w:sz w:val="24"/>
        </w:rPr>
        <w:t xml:space="preserve">[4] </w:t>
      </w:r>
      <w:r w:rsidR="00B41FAC">
        <w:rPr>
          <w:rFonts w:eastAsia="楷体_GB2312"/>
          <w:sz w:val="24"/>
        </w:rPr>
        <w:t>*</w:t>
      </w:r>
      <w:r w:rsidRPr="00EA6F00">
        <w:rPr>
          <w:rFonts w:eastAsia="楷体_GB2312"/>
          <w:sz w:val="24"/>
        </w:rPr>
        <w:t>邹华</w:t>
      </w:r>
      <w:r w:rsidRPr="00EA6F00">
        <w:rPr>
          <w:rFonts w:eastAsia="楷体_GB2312"/>
          <w:sz w:val="24"/>
        </w:rPr>
        <w:t>/</w:t>
      </w:r>
      <w:r w:rsidRPr="00EA6F00">
        <w:rPr>
          <w:rFonts w:eastAsia="楷体_GB2312"/>
          <w:sz w:val="24"/>
        </w:rPr>
        <w:t>杨放春</w:t>
      </w:r>
      <w:r w:rsidRPr="00EA6F00">
        <w:rPr>
          <w:rFonts w:eastAsia="楷体_GB2312"/>
          <w:sz w:val="24"/>
        </w:rPr>
        <w:t>/</w:t>
      </w:r>
      <w:r w:rsidRPr="00EA6F00">
        <w:rPr>
          <w:rFonts w:eastAsia="楷体_GB2312"/>
          <w:sz w:val="24"/>
        </w:rPr>
        <w:t>赵耀</w:t>
      </w:r>
      <w:r w:rsidRPr="00EA6F00">
        <w:rPr>
          <w:rFonts w:eastAsia="楷体_GB2312"/>
          <w:sz w:val="24"/>
        </w:rPr>
        <w:t>/</w:t>
      </w:r>
      <w:r w:rsidRPr="00EA6F00">
        <w:rPr>
          <w:rFonts w:eastAsia="楷体_GB2312"/>
          <w:sz w:val="24"/>
        </w:rPr>
        <w:t>刘志晗</w:t>
      </w:r>
      <w:r w:rsidRPr="00EA6F00">
        <w:rPr>
          <w:rFonts w:eastAsia="楷体_GB2312"/>
          <w:sz w:val="24"/>
        </w:rPr>
        <w:t>/</w:t>
      </w:r>
      <w:r w:rsidRPr="00EA6F00">
        <w:rPr>
          <w:rFonts w:eastAsia="楷体_GB2312"/>
          <w:sz w:val="24"/>
        </w:rPr>
        <w:t>孙其博</w:t>
      </w:r>
      <w:r w:rsidRPr="00EA6F00">
        <w:rPr>
          <w:rFonts w:eastAsia="楷体_GB2312"/>
          <w:sz w:val="24"/>
        </w:rPr>
        <w:t>/</w:t>
      </w:r>
      <w:r w:rsidR="00651C02" w:rsidRPr="00B623E1">
        <w:rPr>
          <w:rFonts w:eastAsia="楷体_GB2312"/>
          <w:b/>
          <w:sz w:val="24"/>
        </w:rPr>
        <w:t>闫丹凤</w:t>
      </w:r>
      <w:r w:rsidRPr="00EA6F00">
        <w:rPr>
          <w:rFonts w:eastAsia="楷体_GB2312"/>
          <w:sz w:val="24"/>
        </w:rPr>
        <w:t>/</w:t>
      </w:r>
      <w:r w:rsidRPr="00EA6F00">
        <w:rPr>
          <w:rFonts w:eastAsia="楷体_GB2312"/>
          <w:sz w:val="24"/>
        </w:rPr>
        <w:t>于晓燕</w:t>
      </w:r>
      <w:r w:rsidRPr="00EA6F00">
        <w:rPr>
          <w:rFonts w:eastAsia="楷体_GB2312"/>
          <w:sz w:val="24"/>
        </w:rPr>
        <w:t>/</w:t>
      </w:r>
      <w:r w:rsidRPr="00EA6F00">
        <w:rPr>
          <w:rFonts w:eastAsia="楷体_GB2312"/>
          <w:sz w:val="24"/>
        </w:rPr>
        <w:t>林雪华</w:t>
      </w:r>
      <w:r w:rsidRPr="00EA6F00">
        <w:rPr>
          <w:rFonts w:eastAsia="楷体_GB2312"/>
          <w:sz w:val="24"/>
        </w:rPr>
        <w:t>/</w:t>
      </w:r>
      <w:r w:rsidRPr="00EA6F00">
        <w:rPr>
          <w:rFonts w:eastAsia="楷体_GB2312"/>
          <w:sz w:val="24"/>
        </w:rPr>
        <w:t>起鹏飞</w:t>
      </w:r>
      <w:r w:rsidRPr="00EA6F00">
        <w:rPr>
          <w:rFonts w:eastAsia="楷体_GB2312"/>
          <w:sz w:val="24"/>
        </w:rPr>
        <w:t>; </w:t>
      </w:r>
      <w:r w:rsidRPr="00EA6F00">
        <w:rPr>
          <w:rFonts w:eastAsia="楷体_GB2312"/>
          <w:sz w:val="24"/>
        </w:rPr>
        <w:t>李静林</w:t>
      </w:r>
      <w:r w:rsidRPr="00EA6F00">
        <w:rPr>
          <w:rFonts w:eastAsia="楷体_GB2312"/>
          <w:sz w:val="24"/>
        </w:rPr>
        <w:t>/</w:t>
      </w:r>
      <w:r w:rsidRPr="00EA6F00">
        <w:rPr>
          <w:rFonts w:eastAsia="楷体_GB2312"/>
          <w:sz w:val="24"/>
        </w:rPr>
        <w:t>龙湘明</w:t>
      </w:r>
      <w:r w:rsidRPr="00EA6F00">
        <w:rPr>
          <w:rFonts w:eastAsia="楷体_GB2312"/>
          <w:sz w:val="24"/>
        </w:rPr>
        <w:t>/</w:t>
      </w:r>
      <w:r w:rsidRPr="00EA6F00">
        <w:rPr>
          <w:rFonts w:eastAsia="楷体_GB2312"/>
          <w:sz w:val="24"/>
        </w:rPr>
        <w:t>刘京，一种会话控制服务方法、装置和系统，</w:t>
      </w:r>
      <w:r w:rsidRPr="00EA6F00">
        <w:rPr>
          <w:rFonts w:eastAsia="楷体_GB2312"/>
          <w:sz w:val="24"/>
        </w:rPr>
        <w:t>2014.04</w:t>
      </w:r>
      <w:r w:rsidRPr="00EA6F00">
        <w:rPr>
          <w:rFonts w:eastAsia="楷体_GB2312"/>
          <w:sz w:val="24"/>
        </w:rPr>
        <w:t>，中国，</w:t>
      </w:r>
      <w:r w:rsidRPr="00EA6F00">
        <w:rPr>
          <w:rFonts w:eastAsia="楷体_GB2312"/>
          <w:sz w:val="24"/>
        </w:rPr>
        <w:t>ZL201010194717.6</w:t>
      </w:r>
    </w:p>
    <w:p w14:paraId="2119AC45" w14:textId="77777777" w:rsidR="00AC4CBC" w:rsidRPr="00EA6F00" w:rsidRDefault="00AC4CBC" w:rsidP="00AC4CBC">
      <w:pPr>
        <w:spacing w:line="400" w:lineRule="exact"/>
        <w:ind w:left="480" w:hangingChars="200" w:hanging="480"/>
        <w:rPr>
          <w:rFonts w:eastAsia="楷体_GB2312"/>
          <w:sz w:val="24"/>
        </w:rPr>
      </w:pPr>
      <w:r w:rsidRPr="00EA6F00">
        <w:rPr>
          <w:rFonts w:eastAsia="楷体_GB2312"/>
          <w:sz w:val="24"/>
        </w:rPr>
        <w:t xml:space="preserve">[5] </w:t>
      </w:r>
      <w:r w:rsidR="00B41FAC">
        <w:rPr>
          <w:rFonts w:eastAsia="楷体_GB2312"/>
          <w:sz w:val="24"/>
        </w:rPr>
        <w:t>*</w:t>
      </w:r>
      <w:r w:rsidRPr="00EA6F00">
        <w:rPr>
          <w:rFonts w:eastAsia="楷体_GB2312"/>
          <w:sz w:val="24"/>
        </w:rPr>
        <w:t>张冬梅</w:t>
      </w:r>
      <w:r w:rsidRPr="00EA6F00">
        <w:rPr>
          <w:rFonts w:eastAsia="楷体_GB2312"/>
          <w:sz w:val="24"/>
        </w:rPr>
        <w:t>/</w:t>
      </w:r>
      <w:r w:rsidR="00B41FAC">
        <w:rPr>
          <w:rFonts w:eastAsia="楷体_GB2312"/>
          <w:sz w:val="24"/>
        </w:rPr>
        <w:t>*</w:t>
      </w:r>
      <w:r w:rsidR="00651C02" w:rsidRPr="00B623E1">
        <w:rPr>
          <w:rFonts w:eastAsia="楷体_GB2312"/>
          <w:b/>
          <w:sz w:val="24"/>
        </w:rPr>
        <w:t>闫丹凤</w:t>
      </w:r>
      <w:r w:rsidRPr="00EA6F00">
        <w:rPr>
          <w:rFonts w:eastAsia="楷体_GB2312"/>
          <w:sz w:val="24"/>
        </w:rPr>
        <w:t>/</w:t>
      </w:r>
      <w:r w:rsidRPr="00EA6F00">
        <w:rPr>
          <w:rFonts w:eastAsia="楷体_GB2312"/>
          <w:sz w:val="24"/>
        </w:rPr>
        <w:t>王鲁华</w:t>
      </w:r>
      <w:r w:rsidRPr="00EA6F00">
        <w:rPr>
          <w:rFonts w:eastAsia="楷体_GB2312"/>
          <w:sz w:val="24"/>
        </w:rPr>
        <w:t>/</w:t>
      </w:r>
      <w:r w:rsidRPr="00EA6F00">
        <w:rPr>
          <w:rFonts w:eastAsia="楷体_GB2312"/>
          <w:sz w:val="24"/>
        </w:rPr>
        <w:t>舒敏</w:t>
      </w:r>
      <w:r w:rsidRPr="00EA6F00">
        <w:rPr>
          <w:rFonts w:eastAsia="楷体_GB2312"/>
          <w:sz w:val="24"/>
        </w:rPr>
        <w:t>/</w:t>
      </w:r>
      <w:r w:rsidRPr="00EA6F00">
        <w:rPr>
          <w:rFonts w:eastAsia="楷体_GB2312"/>
          <w:sz w:val="24"/>
        </w:rPr>
        <w:t>周春燕</w:t>
      </w:r>
      <w:r w:rsidRPr="00EA6F00">
        <w:rPr>
          <w:rFonts w:eastAsia="楷体_GB2312"/>
          <w:sz w:val="24"/>
        </w:rPr>
        <w:t>/</w:t>
      </w:r>
      <w:r w:rsidRPr="00EA6F00">
        <w:rPr>
          <w:rFonts w:eastAsia="楷体_GB2312"/>
          <w:sz w:val="24"/>
        </w:rPr>
        <w:t>钟金鑫</w:t>
      </w:r>
      <w:r w:rsidRPr="00EA6F00">
        <w:rPr>
          <w:rFonts w:eastAsia="楷体_GB2312"/>
          <w:sz w:val="24"/>
        </w:rPr>
        <w:t>/</w:t>
      </w:r>
      <w:r w:rsidRPr="00EA6F00">
        <w:rPr>
          <w:rFonts w:eastAsia="楷体_GB2312"/>
          <w:sz w:val="24"/>
        </w:rPr>
        <w:t>邓明，基于沙箱技术的客户端蜜罐网页恶意代码检测方法与装置，</w:t>
      </w:r>
      <w:r w:rsidRPr="00EA6F00">
        <w:rPr>
          <w:rFonts w:eastAsia="楷体_GB2312"/>
          <w:sz w:val="24"/>
        </w:rPr>
        <w:t>2013.03</w:t>
      </w:r>
      <w:r w:rsidRPr="00EA6F00">
        <w:rPr>
          <w:rFonts w:eastAsia="楷体_GB2312"/>
          <w:sz w:val="24"/>
        </w:rPr>
        <w:t>，中国，</w:t>
      </w:r>
      <w:r w:rsidRPr="00EA6F00">
        <w:rPr>
          <w:rFonts w:eastAsia="楷体_GB2312"/>
          <w:sz w:val="24"/>
        </w:rPr>
        <w:t>ZL201110025474.8</w:t>
      </w:r>
    </w:p>
    <w:p w14:paraId="70F2A81B" w14:textId="77777777" w:rsidR="00AC4CBC" w:rsidRPr="00EA6F00" w:rsidRDefault="00AC4CBC" w:rsidP="00AC4CBC">
      <w:pPr>
        <w:spacing w:line="400" w:lineRule="exact"/>
        <w:ind w:left="480" w:hangingChars="200" w:hanging="480"/>
        <w:rPr>
          <w:rFonts w:eastAsia="楷体_GB2312"/>
          <w:sz w:val="24"/>
        </w:rPr>
      </w:pPr>
      <w:r w:rsidRPr="00EA6F00">
        <w:rPr>
          <w:rFonts w:eastAsia="楷体_GB2312"/>
          <w:sz w:val="24"/>
        </w:rPr>
        <w:t xml:space="preserve">[6] </w:t>
      </w:r>
      <w:r w:rsidR="00B41FAC">
        <w:rPr>
          <w:rFonts w:eastAsia="楷体_GB2312"/>
          <w:sz w:val="24"/>
        </w:rPr>
        <w:t>*</w:t>
      </w:r>
      <w:r w:rsidR="00651C02" w:rsidRPr="00B623E1">
        <w:rPr>
          <w:rFonts w:eastAsia="楷体_GB2312"/>
          <w:b/>
          <w:sz w:val="24"/>
        </w:rPr>
        <w:t>闫丹凤</w:t>
      </w:r>
      <w:r w:rsidRPr="00EA6F00">
        <w:rPr>
          <w:rFonts w:eastAsia="楷体_GB2312"/>
          <w:sz w:val="24"/>
        </w:rPr>
        <w:t>/</w:t>
      </w:r>
      <w:r w:rsidRPr="00EA6F00">
        <w:rPr>
          <w:rFonts w:eastAsia="楷体_GB2312"/>
          <w:sz w:val="24"/>
        </w:rPr>
        <w:t>宋大伟</w:t>
      </w:r>
      <w:r w:rsidRPr="00EA6F00">
        <w:rPr>
          <w:rFonts w:eastAsia="楷体_GB2312"/>
          <w:sz w:val="24"/>
        </w:rPr>
        <w:t>/</w:t>
      </w:r>
      <w:r w:rsidRPr="00EA6F00">
        <w:rPr>
          <w:rFonts w:eastAsia="楷体_GB2312"/>
          <w:sz w:val="24"/>
        </w:rPr>
        <w:t>胡平</w:t>
      </w:r>
      <w:r w:rsidRPr="00EA6F00">
        <w:rPr>
          <w:rFonts w:eastAsia="楷体_GB2312"/>
          <w:sz w:val="24"/>
        </w:rPr>
        <w:t>/</w:t>
      </w:r>
      <w:r w:rsidRPr="00EA6F00">
        <w:rPr>
          <w:rFonts w:eastAsia="楷体_GB2312"/>
          <w:sz w:val="24"/>
        </w:rPr>
        <w:t>黄俊霖，基于多目标测试用例生成的通行控制算法测试装置与方法，</w:t>
      </w:r>
      <w:r w:rsidRPr="00EA6F00">
        <w:rPr>
          <w:rFonts w:eastAsia="楷体_GB2312"/>
          <w:sz w:val="24"/>
        </w:rPr>
        <w:t>2014.1</w:t>
      </w:r>
      <w:r w:rsidRPr="00EA6F00">
        <w:rPr>
          <w:rFonts w:eastAsia="楷体_GB2312"/>
          <w:sz w:val="24"/>
        </w:rPr>
        <w:t>中国，</w:t>
      </w:r>
      <w:r w:rsidRPr="00EA6F00">
        <w:rPr>
          <w:rFonts w:eastAsia="楷体_GB2312"/>
          <w:sz w:val="24"/>
        </w:rPr>
        <w:t>ZL201210071191.1</w:t>
      </w:r>
    </w:p>
    <w:p w14:paraId="28281A3B" w14:textId="77777777" w:rsidR="00AC4CBC" w:rsidRPr="00EA6F00" w:rsidRDefault="00AC4CBC" w:rsidP="00AC4CBC">
      <w:pPr>
        <w:spacing w:line="400" w:lineRule="exact"/>
        <w:ind w:left="480" w:hangingChars="200" w:hanging="480"/>
        <w:rPr>
          <w:rFonts w:eastAsia="楷体_GB2312"/>
          <w:sz w:val="24"/>
        </w:rPr>
      </w:pPr>
      <w:r w:rsidRPr="00EA6F00">
        <w:rPr>
          <w:rFonts w:eastAsia="楷体_GB2312"/>
          <w:sz w:val="24"/>
        </w:rPr>
        <w:t xml:space="preserve">[7] </w:t>
      </w:r>
      <w:r w:rsidR="00B41FAC">
        <w:rPr>
          <w:rFonts w:eastAsia="楷体_GB2312"/>
          <w:sz w:val="24"/>
        </w:rPr>
        <w:t>*</w:t>
      </w:r>
      <w:r w:rsidR="00651C02" w:rsidRPr="00B623E1">
        <w:rPr>
          <w:rFonts w:eastAsia="楷体_GB2312"/>
          <w:b/>
          <w:sz w:val="24"/>
        </w:rPr>
        <w:t>闫丹凤</w:t>
      </w:r>
      <w:r w:rsidRPr="00EA6F00">
        <w:rPr>
          <w:rFonts w:eastAsia="楷体_GB2312"/>
          <w:sz w:val="24"/>
        </w:rPr>
        <w:t>/</w:t>
      </w:r>
      <w:r w:rsidRPr="00EA6F00">
        <w:rPr>
          <w:rFonts w:eastAsia="楷体_GB2312"/>
          <w:sz w:val="24"/>
        </w:rPr>
        <w:t>孙敬</w:t>
      </w:r>
      <w:r w:rsidRPr="00EA6F00">
        <w:rPr>
          <w:rFonts w:eastAsia="楷体_GB2312"/>
          <w:sz w:val="24"/>
        </w:rPr>
        <w:t>/</w:t>
      </w:r>
      <w:r w:rsidRPr="00EA6F00">
        <w:rPr>
          <w:rFonts w:eastAsia="楷体_GB2312"/>
          <w:sz w:val="24"/>
        </w:rPr>
        <w:t>王娟</w:t>
      </w:r>
      <w:r w:rsidRPr="00EA6F00">
        <w:rPr>
          <w:rFonts w:eastAsia="楷体_GB2312"/>
          <w:sz w:val="24"/>
        </w:rPr>
        <w:t>/</w:t>
      </w:r>
      <w:r w:rsidRPr="00EA6F00">
        <w:rPr>
          <w:rFonts w:eastAsia="楷体_GB2312"/>
          <w:sz w:val="24"/>
        </w:rPr>
        <w:t>管宁，一种电信应用业务安全测试评估通用平台系统及其方法，（</w:t>
      </w:r>
      <w:r w:rsidRPr="00EA6F00">
        <w:rPr>
          <w:rFonts w:eastAsia="楷体_GB2312"/>
          <w:sz w:val="24"/>
        </w:rPr>
        <w:t>2012.7</w:t>
      </w:r>
      <w:r w:rsidRPr="00EA6F00">
        <w:rPr>
          <w:rFonts w:eastAsia="楷体_GB2312"/>
          <w:sz w:val="24"/>
        </w:rPr>
        <w:t>），中国，</w:t>
      </w:r>
      <w:r w:rsidRPr="00EA6F00">
        <w:rPr>
          <w:rFonts w:eastAsia="楷体_GB2312"/>
          <w:sz w:val="24"/>
        </w:rPr>
        <w:t>201210065960.7</w:t>
      </w:r>
    </w:p>
    <w:p w14:paraId="25831E2E" w14:textId="77777777" w:rsidR="00AC4CBC" w:rsidRPr="00EA6F00" w:rsidRDefault="00AC4CBC" w:rsidP="00AC4CBC">
      <w:pPr>
        <w:spacing w:line="400" w:lineRule="exact"/>
        <w:ind w:left="480" w:hangingChars="200" w:hanging="480"/>
        <w:rPr>
          <w:rFonts w:eastAsia="楷体_GB2312"/>
          <w:sz w:val="24"/>
        </w:rPr>
      </w:pPr>
      <w:r w:rsidRPr="00EA6F00">
        <w:rPr>
          <w:rFonts w:eastAsia="楷体_GB2312"/>
          <w:sz w:val="24"/>
        </w:rPr>
        <w:t xml:space="preserve">[8] </w:t>
      </w:r>
      <w:r w:rsidR="00B41FAC">
        <w:rPr>
          <w:rFonts w:eastAsia="楷体_GB2312"/>
          <w:sz w:val="24"/>
        </w:rPr>
        <w:t>*</w:t>
      </w:r>
      <w:r w:rsidR="00651C02" w:rsidRPr="00B623E1">
        <w:rPr>
          <w:rFonts w:eastAsia="楷体_GB2312"/>
          <w:b/>
          <w:sz w:val="24"/>
        </w:rPr>
        <w:t>闫丹凤</w:t>
      </w:r>
      <w:r w:rsidRPr="00EA6F00">
        <w:rPr>
          <w:rFonts w:eastAsia="楷体_GB2312"/>
          <w:sz w:val="24"/>
        </w:rPr>
        <w:t>/</w:t>
      </w:r>
      <w:r w:rsidRPr="00EA6F00">
        <w:rPr>
          <w:rFonts w:eastAsia="楷体_GB2312"/>
          <w:sz w:val="24"/>
        </w:rPr>
        <w:t>孙其博</w:t>
      </w:r>
      <w:r w:rsidRPr="00EA6F00">
        <w:rPr>
          <w:rFonts w:eastAsia="楷体_GB2312"/>
          <w:sz w:val="24"/>
        </w:rPr>
        <w:t>/</w:t>
      </w:r>
      <w:r w:rsidRPr="00EA6F00">
        <w:rPr>
          <w:rFonts w:eastAsia="楷体_GB2312"/>
          <w:sz w:val="24"/>
        </w:rPr>
        <w:t>杨放春</w:t>
      </w:r>
      <w:r w:rsidRPr="00EA6F00">
        <w:rPr>
          <w:rFonts w:eastAsia="楷体_GB2312"/>
          <w:sz w:val="24"/>
        </w:rPr>
        <w:t>/</w:t>
      </w:r>
      <w:r w:rsidRPr="00EA6F00">
        <w:rPr>
          <w:rFonts w:eastAsia="楷体_GB2312"/>
          <w:sz w:val="24"/>
        </w:rPr>
        <w:t>王文彬</w:t>
      </w:r>
      <w:r w:rsidRPr="00EA6F00">
        <w:rPr>
          <w:rFonts w:eastAsia="楷体_GB2312"/>
          <w:sz w:val="24"/>
        </w:rPr>
        <w:t>/</w:t>
      </w:r>
      <w:r w:rsidRPr="00EA6F00">
        <w:rPr>
          <w:rFonts w:eastAsia="楷体_GB2312"/>
          <w:sz w:val="24"/>
        </w:rPr>
        <w:t>李沁，一种网络安全态势评估方法及其系统，（</w:t>
      </w:r>
      <w:r w:rsidRPr="00EA6F00">
        <w:rPr>
          <w:rFonts w:eastAsia="楷体_GB2312"/>
          <w:sz w:val="24"/>
        </w:rPr>
        <w:t>2009.05</w:t>
      </w:r>
      <w:r w:rsidRPr="00EA6F00">
        <w:rPr>
          <w:rFonts w:eastAsia="楷体_GB2312"/>
          <w:sz w:val="24"/>
        </w:rPr>
        <w:t>），中国，</w:t>
      </w:r>
      <w:r w:rsidRPr="00EA6F00">
        <w:rPr>
          <w:rFonts w:eastAsia="楷体_GB2312"/>
          <w:sz w:val="24"/>
        </w:rPr>
        <w:t>200810240733.7</w:t>
      </w:r>
    </w:p>
    <w:p w14:paraId="32298EE6" w14:textId="77777777" w:rsidR="00AC4CBC" w:rsidRPr="00EA6F00" w:rsidRDefault="00AC4CBC" w:rsidP="00AC4CBC">
      <w:pPr>
        <w:spacing w:line="400" w:lineRule="exact"/>
        <w:ind w:left="480" w:hangingChars="200" w:hanging="480"/>
        <w:rPr>
          <w:rFonts w:eastAsia="楷体_GB2312"/>
          <w:sz w:val="24"/>
        </w:rPr>
      </w:pPr>
      <w:r w:rsidRPr="00EA6F00">
        <w:rPr>
          <w:rFonts w:eastAsia="楷体_GB2312"/>
          <w:sz w:val="24"/>
        </w:rPr>
        <w:t xml:space="preserve">[9] </w:t>
      </w:r>
      <w:r w:rsidR="00B41FAC">
        <w:rPr>
          <w:rFonts w:eastAsia="楷体_GB2312"/>
          <w:sz w:val="24"/>
        </w:rPr>
        <w:t>*</w:t>
      </w:r>
      <w:r w:rsidR="00651C02" w:rsidRPr="00B623E1">
        <w:rPr>
          <w:rFonts w:eastAsia="楷体_GB2312"/>
          <w:b/>
          <w:sz w:val="24"/>
        </w:rPr>
        <w:t>闫丹凤</w:t>
      </w:r>
      <w:r w:rsidRPr="00EA6F00">
        <w:rPr>
          <w:rFonts w:eastAsia="楷体_GB2312"/>
          <w:sz w:val="24"/>
        </w:rPr>
        <w:t>/</w:t>
      </w:r>
      <w:r w:rsidRPr="00EA6F00">
        <w:rPr>
          <w:rFonts w:eastAsia="楷体_GB2312"/>
          <w:sz w:val="24"/>
        </w:rPr>
        <w:t>冯瑞</w:t>
      </w:r>
      <w:r w:rsidRPr="00EA6F00">
        <w:rPr>
          <w:rFonts w:eastAsia="楷体_GB2312"/>
          <w:sz w:val="24"/>
        </w:rPr>
        <w:t>/</w:t>
      </w:r>
      <w:r w:rsidRPr="00EA6F00">
        <w:rPr>
          <w:rFonts w:eastAsia="楷体_GB2312"/>
          <w:sz w:val="24"/>
        </w:rPr>
        <w:t>周广，一种基于多主机日志关联的入侵检测方法，（</w:t>
      </w:r>
      <w:r w:rsidRPr="00EA6F00">
        <w:rPr>
          <w:rFonts w:eastAsia="楷体_GB2312"/>
          <w:sz w:val="24"/>
        </w:rPr>
        <w:t>2014.05</w:t>
      </w:r>
      <w:r w:rsidRPr="00EA6F00">
        <w:rPr>
          <w:rFonts w:eastAsia="楷体_GB2312"/>
          <w:sz w:val="24"/>
        </w:rPr>
        <w:t>），中国，</w:t>
      </w:r>
      <w:r w:rsidRPr="00EA6F00">
        <w:rPr>
          <w:rFonts w:eastAsia="楷体_GB2312"/>
          <w:sz w:val="24"/>
        </w:rPr>
        <w:t>201410101730.0</w:t>
      </w:r>
    </w:p>
    <w:p w14:paraId="7F5BCC44" w14:textId="77777777" w:rsidR="00AC4CBC" w:rsidRPr="00EA6F00" w:rsidRDefault="00AC4CBC" w:rsidP="00AC4CBC">
      <w:pPr>
        <w:spacing w:line="400" w:lineRule="exact"/>
        <w:ind w:left="480" w:hangingChars="200" w:hanging="480"/>
        <w:rPr>
          <w:rFonts w:eastAsia="楷体_GB2312"/>
          <w:sz w:val="24"/>
        </w:rPr>
      </w:pPr>
      <w:r w:rsidRPr="00EA6F00">
        <w:rPr>
          <w:rFonts w:eastAsia="楷体_GB2312"/>
          <w:sz w:val="24"/>
        </w:rPr>
        <w:t xml:space="preserve">[10]  </w:t>
      </w:r>
      <w:r w:rsidR="00B41FAC">
        <w:rPr>
          <w:rFonts w:eastAsia="楷体_GB2312"/>
          <w:sz w:val="24"/>
        </w:rPr>
        <w:t>*</w:t>
      </w:r>
      <w:r w:rsidR="00651C02" w:rsidRPr="00B623E1">
        <w:rPr>
          <w:rFonts w:eastAsia="楷体_GB2312"/>
          <w:b/>
          <w:sz w:val="24"/>
        </w:rPr>
        <w:t>闫丹凤</w:t>
      </w:r>
      <w:r w:rsidRPr="00EA6F00">
        <w:rPr>
          <w:rFonts w:eastAsia="楷体_GB2312"/>
          <w:sz w:val="24"/>
        </w:rPr>
        <w:t>/</w:t>
      </w:r>
      <w:r w:rsidRPr="00EA6F00">
        <w:rPr>
          <w:rFonts w:eastAsia="楷体_GB2312"/>
          <w:sz w:val="24"/>
        </w:rPr>
        <w:t>吴海莉</w:t>
      </w:r>
      <w:r w:rsidRPr="00EA6F00">
        <w:rPr>
          <w:rFonts w:eastAsia="楷体_GB2312"/>
          <w:sz w:val="24"/>
        </w:rPr>
        <w:t>/</w:t>
      </w:r>
      <w:r w:rsidRPr="00EA6F00">
        <w:rPr>
          <w:rFonts w:eastAsia="楷体_GB2312"/>
          <w:sz w:val="24"/>
        </w:rPr>
        <w:t>徐佳，一种社交网用户异常行为的分析方法，（</w:t>
      </w:r>
      <w:r w:rsidRPr="00EA6F00">
        <w:rPr>
          <w:rFonts w:eastAsia="楷体_GB2312"/>
          <w:sz w:val="24"/>
        </w:rPr>
        <w:t>2014.06</w:t>
      </w:r>
      <w:r w:rsidRPr="00EA6F00">
        <w:rPr>
          <w:rFonts w:eastAsia="楷体_GB2312"/>
          <w:sz w:val="24"/>
        </w:rPr>
        <w:t>），中国，</w:t>
      </w:r>
      <w:r w:rsidRPr="00EA6F00">
        <w:rPr>
          <w:rFonts w:eastAsia="楷体_GB2312"/>
          <w:sz w:val="24"/>
        </w:rPr>
        <w:t>201410101728.3</w:t>
      </w:r>
    </w:p>
    <w:p w14:paraId="7FB84E2D" w14:textId="77777777" w:rsidR="00AC4CBC" w:rsidRPr="00EA6F00" w:rsidRDefault="00AC4CBC" w:rsidP="00AC4CBC">
      <w:pPr>
        <w:spacing w:line="400" w:lineRule="exact"/>
        <w:rPr>
          <w:rFonts w:eastAsia="楷体_GB2312"/>
          <w:sz w:val="24"/>
        </w:rPr>
      </w:pPr>
      <w:r>
        <w:rPr>
          <w:rFonts w:eastAsia="楷体_GB2312"/>
          <w:sz w:val="24"/>
        </w:rPr>
        <w:t>IV</w:t>
      </w:r>
      <w:r w:rsidRPr="00EA6F00">
        <w:rPr>
          <w:rFonts w:eastAsia="楷体_GB2312"/>
          <w:sz w:val="24"/>
        </w:rPr>
        <w:t>．课题组获得的奖励情况</w:t>
      </w:r>
    </w:p>
    <w:p w14:paraId="5C9C0FC1" w14:textId="77777777" w:rsidR="00AC4CBC" w:rsidRPr="00EA6F00" w:rsidRDefault="00AC4CBC" w:rsidP="00AC4CBC">
      <w:pPr>
        <w:spacing w:line="400" w:lineRule="exact"/>
        <w:ind w:firstLineChars="177" w:firstLine="425"/>
        <w:rPr>
          <w:rFonts w:eastAsia="楷体_GB2312"/>
          <w:sz w:val="24"/>
        </w:rPr>
      </w:pPr>
      <w:r>
        <w:rPr>
          <w:rFonts w:eastAsia="楷体_GB2312" w:hint="eastAsia"/>
          <w:sz w:val="24"/>
        </w:rPr>
        <w:lastRenderedPageBreak/>
        <w:t>本人前期</w:t>
      </w:r>
      <w:r w:rsidRPr="00EA6F00">
        <w:rPr>
          <w:rFonts w:eastAsia="楷体_GB2312"/>
          <w:sz w:val="24"/>
        </w:rPr>
        <w:t>从事的组合服务授权访问相关研究工作，在课题组完成的</w:t>
      </w:r>
      <w:r w:rsidRPr="00EA6F00">
        <w:rPr>
          <w:rFonts w:eastAsia="楷体_GB2312"/>
          <w:sz w:val="24"/>
        </w:rPr>
        <w:t>“</w:t>
      </w:r>
      <w:r w:rsidRPr="00EA6F00">
        <w:rPr>
          <w:rFonts w:eastAsia="楷体_GB2312"/>
          <w:sz w:val="24"/>
        </w:rPr>
        <w:t>开放融合业务支撑环境</w:t>
      </w:r>
      <w:r w:rsidRPr="00EA6F00">
        <w:rPr>
          <w:rFonts w:eastAsia="楷体_GB2312"/>
          <w:sz w:val="24"/>
        </w:rPr>
        <w:t>”</w:t>
      </w:r>
      <w:r w:rsidRPr="00EA6F00">
        <w:rPr>
          <w:rFonts w:eastAsia="楷体_GB2312"/>
          <w:sz w:val="24"/>
        </w:rPr>
        <w:t>工作中作为代表性成果和重要支撑材料，于</w:t>
      </w:r>
      <w:r w:rsidRPr="00EA6F00">
        <w:rPr>
          <w:rFonts w:eastAsia="楷体_GB2312"/>
          <w:sz w:val="24"/>
        </w:rPr>
        <w:t>201</w:t>
      </w:r>
      <w:r>
        <w:rPr>
          <w:rFonts w:eastAsia="楷体_GB2312" w:hint="eastAsia"/>
          <w:sz w:val="24"/>
        </w:rPr>
        <w:t>2</w:t>
      </w:r>
      <w:r w:rsidRPr="00EA6F00">
        <w:rPr>
          <w:rFonts w:eastAsia="楷体_GB2312"/>
          <w:sz w:val="24"/>
        </w:rPr>
        <w:t>年和</w:t>
      </w:r>
      <w:r w:rsidRPr="00EA6F00">
        <w:rPr>
          <w:rFonts w:eastAsia="楷体_GB2312"/>
          <w:sz w:val="24"/>
        </w:rPr>
        <w:t>201</w:t>
      </w:r>
      <w:r>
        <w:rPr>
          <w:rFonts w:eastAsia="楷体_GB2312" w:hint="eastAsia"/>
          <w:sz w:val="24"/>
        </w:rPr>
        <w:t>0</w:t>
      </w:r>
      <w:r>
        <w:rPr>
          <w:rFonts w:eastAsia="楷体_GB2312"/>
          <w:sz w:val="24"/>
        </w:rPr>
        <w:t>年分别获得奖励</w:t>
      </w:r>
      <w:r>
        <w:rPr>
          <w:rFonts w:eastAsia="楷体_GB2312" w:hint="eastAsia"/>
          <w:sz w:val="24"/>
        </w:rPr>
        <w:t>；本人早期从事的服务控制执行环境的相关研究工作，在课题组获得的若干奖项中作为重要支撑材料。本人获得的奖项如下：</w:t>
      </w:r>
    </w:p>
    <w:p w14:paraId="6A153F3E" w14:textId="77777777" w:rsidR="00AC4CBC" w:rsidRPr="008B2FF3" w:rsidRDefault="00AC4CBC" w:rsidP="00AC4CBC">
      <w:pPr>
        <w:spacing w:line="400" w:lineRule="exact"/>
        <w:ind w:left="480" w:hangingChars="200" w:hanging="480"/>
        <w:rPr>
          <w:rFonts w:eastAsia="楷体_GB2312"/>
          <w:sz w:val="24"/>
        </w:rPr>
      </w:pPr>
      <w:r w:rsidRPr="00EA6F00">
        <w:rPr>
          <w:rFonts w:eastAsia="楷体_GB2312"/>
          <w:sz w:val="24"/>
        </w:rPr>
        <w:t>[1]</w:t>
      </w:r>
      <w:r w:rsidRPr="00EA6F00">
        <w:rPr>
          <w:rFonts w:eastAsia="楷体_GB2312"/>
          <w:sz w:val="24"/>
        </w:rPr>
        <w:t>杨放春</w:t>
      </w:r>
      <w:r w:rsidRPr="00EA6F00">
        <w:rPr>
          <w:rFonts w:eastAsia="楷体_GB2312"/>
          <w:sz w:val="24"/>
        </w:rPr>
        <w:t>/</w:t>
      </w:r>
      <w:r w:rsidRPr="00EA6F00">
        <w:rPr>
          <w:rFonts w:eastAsia="楷体_GB2312"/>
          <w:sz w:val="24"/>
        </w:rPr>
        <w:t>苏森</w:t>
      </w:r>
      <w:r w:rsidRPr="00EA6F00">
        <w:rPr>
          <w:rFonts w:eastAsia="楷体_GB2312"/>
          <w:sz w:val="24"/>
        </w:rPr>
        <w:t>/</w:t>
      </w:r>
      <w:r w:rsidRPr="00EA6F00">
        <w:rPr>
          <w:rFonts w:eastAsia="楷体_GB2312"/>
          <w:sz w:val="24"/>
        </w:rPr>
        <w:t>王红熳</w:t>
      </w:r>
      <w:r w:rsidRPr="00EA6F00">
        <w:rPr>
          <w:rFonts w:eastAsia="楷体_GB2312"/>
          <w:sz w:val="24"/>
        </w:rPr>
        <w:t>/</w:t>
      </w:r>
      <w:r w:rsidRPr="00EA6F00">
        <w:rPr>
          <w:rFonts w:eastAsia="楷体_GB2312"/>
          <w:sz w:val="24"/>
        </w:rPr>
        <w:t>张海滨</w:t>
      </w:r>
      <w:r w:rsidRPr="00EA6F00">
        <w:rPr>
          <w:rFonts w:eastAsia="楷体_GB2312"/>
          <w:sz w:val="24"/>
        </w:rPr>
        <w:t>/</w:t>
      </w:r>
      <w:r w:rsidRPr="00EA6F00">
        <w:rPr>
          <w:rFonts w:eastAsia="楷体_GB2312"/>
          <w:sz w:val="24"/>
        </w:rPr>
        <w:t>邹华</w:t>
      </w:r>
      <w:r w:rsidRPr="00EA6F00">
        <w:rPr>
          <w:rFonts w:eastAsia="楷体_GB2312"/>
          <w:sz w:val="24"/>
        </w:rPr>
        <w:t>/</w:t>
      </w:r>
      <w:r w:rsidRPr="00EA6F00">
        <w:rPr>
          <w:rFonts w:eastAsia="楷体_GB2312"/>
          <w:sz w:val="24"/>
        </w:rPr>
        <w:t>双锴</w:t>
      </w:r>
      <w:r w:rsidRPr="00EA6F00">
        <w:rPr>
          <w:rFonts w:eastAsia="楷体_GB2312"/>
          <w:sz w:val="24"/>
        </w:rPr>
        <w:t>/</w:t>
      </w:r>
      <w:r w:rsidRPr="00EA6F00">
        <w:rPr>
          <w:rFonts w:eastAsia="楷体_GB2312"/>
          <w:sz w:val="24"/>
        </w:rPr>
        <w:t>赵耀</w:t>
      </w:r>
      <w:r w:rsidRPr="00EA6F00">
        <w:rPr>
          <w:rFonts w:eastAsia="楷体_GB2312"/>
          <w:sz w:val="24"/>
        </w:rPr>
        <w:t>/</w:t>
      </w:r>
      <w:r w:rsidRPr="00EA6F00">
        <w:rPr>
          <w:rFonts w:eastAsia="楷体_GB2312"/>
          <w:sz w:val="24"/>
        </w:rPr>
        <w:t>孙其博</w:t>
      </w:r>
      <w:r w:rsidRPr="00EA6F00">
        <w:rPr>
          <w:rFonts w:eastAsia="楷体_GB2312"/>
          <w:sz w:val="24"/>
        </w:rPr>
        <w:t>/</w:t>
      </w:r>
      <w:r w:rsidRPr="00EA6F00">
        <w:rPr>
          <w:rFonts w:eastAsia="楷体_GB2312"/>
          <w:sz w:val="24"/>
        </w:rPr>
        <w:t>施智辉</w:t>
      </w:r>
      <w:r w:rsidRPr="00EA6F00">
        <w:rPr>
          <w:rFonts w:eastAsia="楷体_GB2312"/>
          <w:sz w:val="24"/>
        </w:rPr>
        <w:t>/</w:t>
      </w:r>
      <w:r w:rsidRPr="00EA6F00">
        <w:rPr>
          <w:rFonts w:eastAsia="楷体_GB2312"/>
          <w:sz w:val="24"/>
        </w:rPr>
        <w:t>刘志晗</w:t>
      </w:r>
      <w:r w:rsidRPr="00EA6F00">
        <w:rPr>
          <w:rFonts w:eastAsia="楷体_GB2312"/>
          <w:sz w:val="24"/>
        </w:rPr>
        <w:t>/</w:t>
      </w:r>
      <w:r w:rsidR="00651C02" w:rsidRPr="00B623E1">
        <w:rPr>
          <w:rFonts w:eastAsia="楷体_GB2312"/>
          <w:b/>
          <w:sz w:val="24"/>
        </w:rPr>
        <w:t>闫丹凤</w:t>
      </w:r>
      <w:r w:rsidRPr="00EA6F00">
        <w:rPr>
          <w:rFonts w:eastAsia="楷体_GB2312"/>
          <w:sz w:val="24"/>
        </w:rPr>
        <w:t>/</w:t>
      </w:r>
      <w:r w:rsidRPr="00EA6F00">
        <w:rPr>
          <w:rFonts w:eastAsia="楷体_GB2312"/>
          <w:sz w:val="24"/>
        </w:rPr>
        <w:t>于晓燕</w:t>
      </w:r>
      <w:r w:rsidRPr="00EA6F00">
        <w:rPr>
          <w:rFonts w:eastAsia="楷体_GB2312"/>
          <w:sz w:val="24"/>
        </w:rPr>
        <w:t>/</w:t>
      </w:r>
      <w:r w:rsidRPr="00EA6F00">
        <w:rPr>
          <w:rFonts w:eastAsia="楷体_GB2312"/>
          <w:sz w:val="24"/>
        </w:rPr>
        <w:t>詹舒波</w:t>
      </w:r>
      <w:r w:rsidRPr="00EA6F00">
        <w:rPr>
          <w:rFonts w:eastAsia="楷体_GB2312"/>
          <w:sz w:val="24"/>
        </w:rPr>
        <w:t>/</w:t>
      </w:r>
      <w:r w:rsidRPr="00EA6F00">
        <w:rPr>
          <w:rFonts w:eastAsia="楷体_GB2312"/>
          <w:sz w:val="24"/>
        </w:rPr>
        <w:t>李静林</w:t>
      </w:r>
      <w:r w:rsidRPr="00EA6F00">
        <w:rPr>
          <w:rFonts w:eastAsia="楷体_GB2312"/>
          <w:sz w:val="24"/>
        </w:rPr>
        <w:t>/</w:t>
      </w:r>
      <w:r w:rsidRPr="00EA6F00">
        <w:rPr>
          <w:rFonts w:eastAsia="楷体_GB2312"/>
          <w:sz w:val="24"/>
        </w:rPr>
        <w:t>徐鹏，融合业务支撑环境关键技术与应用，</w:t>
      </w:r>
      <w:r w:rsidRPr="003D1B8D">
        <w:rPr>
          <w:rFonts w:eastAsia="楷体_GB2312"/>
          <w:sz w:val="24"/>
        </w:rPr>
        <w:t>科技部</w:t>
      </w:r>
      <w:r w:rsidRPr="00EA6F00">
        <w:rPr>
          <w:rFonts w:eastAsia="楷体_GB2312"/>
          <w:sz w:val="24"/>
        </w:rPr>
        <w:t>，</w:t>
      </w:r>
      <w:r w:rsidRPr="003D1B8D">
        <w:rPr>
          <w:rFonts w:eastAsia="楷体_GB2312"/>
          <w:sz w:val="24"/>
        </w:rPr>
        <w:t>国家科学技术进步奖</w:t>
      </w:r>
      <w:r w:rsidRPr="00EA6F00">
        <w:rPr>
          <w:rFonts w:eastAsia="楷体_GB2312"/>
          <w:sz w:val="24"/>
        </w:rPr>
        <w:t>，</w:t>
      </w:r>
      <w:r w:rsidRPr="003D1B8D">
        <w:rPr>
          <w:rFonts w:eastAsia="楷体_GB2312"/>
          <w:sz w:val="24"/>
        </w:rPr>
        <w:t>二等奖</w:t>
      </w:r>
      <w:r w:rsidRPr="00EA6F00">
        <w:rPr>
          <w:rFonts w:eastAsia="楷体_GB2312"/>
          <w:sz w:val="24"/>
        </w:rPr>
        <w:t>2012</w:t>
      </w:r>
      <w:r>
        <w:rPr>
          <w:rFonts w:eastAsia="楷体_GB2312" w:hint="eastAsia"/>
          <w:sz w:val="24"/>
        </w:rPr>
        <w:t>。</w:t>
      </w:r>
      <w:r w:rsidRPr="008B2FF3">
        <w:rPr>
          <w:rFonts w:eastAsia="楷体_GB2312"/>
          <w:sz w:val="24"/>
        </w:rPr>
        <w:t>本人</w:t>
      </w:r>
      <w:r>
        <w:rPr>
          <w:rFonts w:eastAsia="楷体_GB2312" w:hint="eastAsia"/>
          <w:sz w:val="24"/>
        </w:rPr>
        <w:t>作为主要研究人员</w:t>
      </w:r>
      <w:r w:rsidRPr="008B2FF3">
        <w:rPr>
          <w:rFonts w:eastAsia="楷体_GB2312"/>
          <w:sz w:val="24"/>
        </w:rPr>
        <w:t>承担该</w:t>
      </w:r>
      <w:r>
        <w:rPr>
          <w:rFonts w:eastAsia="楷体_GB2312" w:hint="eastAsia"/>
          <w:sz w:val="24"/>
        </w:rPr>
        <w:t>获奖中融合业务支撑环境安全框架</w:t>
      </w:r>
      <w:r>
        <w:rPr>
          <w:rFonts w:eastAsia="楷体_GB2312"/>
          <w:sz w:val="24"/>
        </w:rPr>
        <w:t>关键技术研究。</w:t>
      </w:r>
      <w:r>
        <w:rPr>
          <w:rFonts w:eastAsia="楷体_GB2312" w:hint="eastAsia"/>
          <w:sz w:val="24"/>
        </w:rPr>
        <w:t>完成</w:t>
      </w:r>
      <w:r w:rsidRPr="008B2FF3">
        <w:rPr>
          <w:rFonts w:eastAsia="楷体_GB2312"/>
          <w:sz w:val="24"/>
        </w:rPr>
        <w:t>了</w:t>
      </w:r>
      <w:r>
        <w:rPr>
          <w:rFonts w:eastAsia="楷体_GB2312" w:hint="eastAsia"/>
          <w:sz w:val="24"/>
        </w:rPr>
        <w:t>服务安全框架的设计和实现，</w:t>
      </w:r>
      <w:r w:rsidRPr="008B2FF3">
        <w:rPr>
          <w:rFonts w:eastAsia="楷体_GB2312"/>
          <w:sz w:val="24"/>
        </w:rPr>
        <w:t>隐私保护的访问控制方法的设计和实现</w:t>
      </w:r>
      <w:r>
        <w:rPr>
          <w:rFonts w:eastAsia="楷体_GB2312" w:hint="eastAsia"/>
          <w:sz w:val="24"/>
        </w:rPr>
        <w:t>工作</w:t>
      </w:r>
      <w:r w:rsidRPr="008B2FF3">
        <w:rPr>
          <w:rFonts w:eastAsia="楷体_GB2312"/>
          <w:sz w:val="24"/>
        </w:rPr>
        <w:t>。</w:t>
      </w:r>
    </w:p>
    <w:p w14:paraId="4C282F73" w14:textId="77777777" w:rsidR="00AC4CBC" w:rsidRPr="008B2FF3" w:rsidRDefault="00AC4CBC" w:rsidP="00AC4CBC">
      <w:pPr>
        <w:spacing w:line="400" w:lineRule="exact"/>
        <w:ind w:left="480" w:hangingChars="200" w:hanging="480"/>
        <w:rPr>
          <w:rFonts w:eastAsia="楷体_GB2312"/>
          <w:sz w:val="24"/>
        </w:rPr>
      </w:pPr>
      <w:r w:rsidRPr="008B2FF3">
        <w:rPr>
          <w:rFonts w:eastAsia="楷体_GB2312" w:hint="eastAsia"/>
          <w:sz w:val="24"/>
        </w:rPr>
        <w:t>[2]</w:t>
      </w:r>
      <w:r w:rsidRPr="00EA6F00">
        <w:rPr>
          <w:rFonts w:eastAsia="楷体_GB2312"/>
          <w:sz w:val="24"/>
        </w:rPr>
        <w:t>杨放春</w:t>
      </w:r>
      <w:r w:rsidRPr="00EA6F00">
        <w:rPr>
          <w:rFonts w:eastAsia="楷体_GB2312"/>
          <w:sz w:val="24"/>
        </w:rPr>
        <w:t>/</w:t>
      </w:r>
      <w:r w:rsidRPr="00EA6F00">
        <w:rPr>
          <w:rFonts w:eastAsia="楷体_GB2312"/>
          <w:sz w:val="24"/>
        </w:rPr>
        <w:t>詹舒波</w:t>
      </w:r>
      <w:r w:rsidRPr="00EA6F00">
        <w:rPr>
          <w:rFonts w:eastAsia="楷体_GB2312"/>
          <w:sz w:val="24"/>
        </w:rPr>
        <w:t>/</w:t>
      </w:r>
      <w:r w:rsidRPr="00EA6F00">
        <w:rPr>
          <w:rFonts w:eastAsia="楷体_GB2312"/>
          <w:sz w:val="24"/>
        </w:rPr>
        <w:t>苏森</w:t>
      </w:r>
      <w:r w:rsidRPr="00EA6F00">
        <w:rPr>
          <w:rFonts w:eastAsia="楷体_GB2312"/>
          <w:sz w:val="24"/>
        </w:rPr>
        <w:t>/</w:t>
      </w:r>
      <w:r w:rsidRPr="00EA6F00">
        <w:rPr>
          <w:rFonts w:eastAsia="楷体_GB2312"/>
          <w:sz w:val="24"/>
        </w:rPr>
        <w:t>邹华</w:t>
      </w:r>
      <w:r w:rsidRPr="00EA6F00">
        <w:rPr>
          <w:rFonts w:eastAsia="楷体_GB2312"/>
          <w:sz w:val="24"/>
        </w:rPr>
        <w:t>/</w:t>
      </w:r>
      <w:r w:rsidRPr="00EA6F00">
        <w:rPr>
          <w:rFonts w:eastAsia="楷体_GB2312"/>
          <w:sz w:val="24"/>
        </w:rPr>
        <w:t>赵耀</w:t>
      </w:r>
      <w:r w:rsidRPr="00EA6F00">
        <w:rPr>
          <w:rFonts w:eastAsia="楷体_GB2312"/>
          <w:sz w:val="24"/>
        </w:rPr>
        <w:t>/</w:t>
      </w:r>
      <w:r w:rsidRPr="00EA6F00">
        <w:rPr>
          <w:rFonts w:eastAsia="楷体_GB2312"/>
          <w:sz w:val="24"/>
        </w:rPr>
        <w:t>双锴</w:t>
      </w:r>
      <w:r w:rsidRPr="00EA6F00">
        <w:rPr>
          <w:rFonts w:eastAsia="楷体_GB2312"/>
          <w:sz w:val="24"/>
        </w:rPr>
        <w:t>/</w:t>
      </w:r>
      <w:r w:rsidRPr="00EA6F00">
        <w:rPr>
          <w:rFonts w:eastAsia="楷体_GB2312"/>
          <w:sz w:val="24"/>
        </w:rPr>
        <w:t>王红熳</w:t>
      </w:r>
      <w:r w:rsidRPr="00EA6F00">
        <w:rPr>
          <w:rFonts w:eastAsia="楷体_GB2312"/>
          <w:sz w:val="24"/>
        </w:rPr>
        <w:t>/</w:t>
      </w:r>
      <w:r w:rsidRPr="00EA6F00">
        <w:rPr>
          <w:rFonts w:eastAsia="楷体_GB2312"/>
          <w:sz w:val="24"/>
        </w:rPr>
        <w:t>孙其博</w:t>
      </w:r>
      <w:r w:rsidRPr="00EA6F00">
        <w:rPr>
          <w:rFonts w:eastAsia="楷体_GB2312"/>
          <w:sz w:val="24"/>
        </w:rPr>
        <w:t>/</w:t>
      </w:r>
      <w:r w:rsidRPr="00EA6F00">
        <w:rPr>
          <w:rFonts w:eastAsia="楷体_GB2312"/>
          <w:sz w:val="24"/>
        </w:rPr>
        <w:t>张文涛</w:t>
      </w:r>
      <w:r w:rsidRPr="00EA6F00">
        <w:rPr>
          <w:rFonts w:eastAsia="楷体_GB2312"/>
          <w:sz w:val="24"/>
        </w:rPr>
        <w:t>/</w:t>
      </w:r>
      <w:r w:rsidRPr="00EA6F00">
        <w:rPr>
          <w:rFonts w:eastAsia="楷体_GB2312"/>
          <w:sz w:val="24"/>
        </w:rPr>
        <w:t>刘志晗</w:t>
      </w:r>
      <w:r w:rsidRPr="00EA6F00">
        <w:rPr>
          <w:rFonts w:eastAsia="楷体_GB2312"/>
          <w:sz w:val="24"/>
        </w:rPr>
        <w:t>/</w:t>
      </w:r>
      <w:r w:rsidR="00651C02" w:rsidRPr="00B623E1">
        <w:rPr>
          <w:rFonts w:eastAsia="楷体_GB2312"/>
          <w:b/>
          <w:sz w:val="24"/>
        </w:rPr>
        <w:t>闫丹凤</w:t>
      </w:r>
      <w:r w:rsidRPr="00EA6F00">
        <w:rPr>
          <w:rFonts w:eastAsia="楷体_GB2312"/>
          <w:sz w:val="24"/>
        </w:rPr>
        <w:t>/</w:t>
      </w:r>
      <w:r w:rsidRPr="00EA6F00">
        <w:rPr>
          <w:rFonts w:eastAsia="楷体_GB2312"/>
          <w:sz w:val="24"/>
        </w:rPr>
        <w:t>李静林</w:t>
      </w:r>
      <w:r w:rsidRPr="00EA6F00">
        <w:rPr>
          <w:rFonts w:eastAsia="楷体_GB2312"/>
          <w:sz w:val="24"/>
        </w:rPr>
        <w:t>/</w:t>
      </w:r>
      <w:r w:rsidRPr="00EA6F00">
        <w:rPr>
          <w:rFonts w:eastAsia="楷体_GB2312"/>
          <w:sz w:val="24"/>
        </w:rPr>
        <w:t>于晓燕，开放式综合业务支撑环境关键技术，</w:t>
      </w:r>
      <w:r w:rsidRPr="003D1B8D">
        <w:rPr>
          <w:rFonts w:eastAsia="楷体_GB2312"/>
          <w:sz w:val="24"/>
        </w:rPr>
        <w:t>教育部</w:t>
      </w:r>
      <w:r w:rsidRPr="00EA6F00">
        <w:rPr>
          <w:rFonts w:eastAsia="楷体_GB2312"/>
          <w:sz w:val="24"/>
        </w:rPr>
        <w:t>，</w:t>
      </w:r>
      <w:r w:rsidRPr="003D1B8D">
        <w:rPr>
          <w:rFonts w:eastAsia="楷体_GB2312"/>
          <w:sz w:val="24"/>
        </w:rPr>
        <w:t>科学技术进步奖</w:t>
      </w:r>
      <w:r w:rsidRPr="00EA6F00">
        <w:rPr>
          <w:rFonts w:eastAsia="楷体_GB2312"/>
          <w:sz w:val="24"/>
        </w:rPr>
        <w:t>，</w:t>
      </w:r>
      <w:r w:rsidRPr="003D1B8D">
        <w:rPr>
          <w:rFonts w:eastAsia="楷体_GB2312"/>
          <w:sz w:val="24"/>
        </w:rPr>
        <w:t>二等</w:t>
      </w:r>
      <w:r w:rsidRPr="00EA6F00">
        <w:rPr>
          <w:rFonts w:eastAsia="楷体_GB2312"/>
          <w:sz w:val="24"/>
        </w:rPr>
        <w:t>奖，</w:t>
      </w:r>
      <w:r w:rsidRPr="00EA6F00">
        <w:rPr>
          <w:rFonts w:eastAsia="楷体_GB2312"/>
          <w:sz w:val="24"/>
        </w:rPr>
        <w:t>2010</w:t>
      </w:r>
      <w:r>
        <w:rPr>
          <w:rFonts w:eastAsia="楷体_GB2312" w:hint="eastAsia"/>
          <w:sz w:val="24"/>
        </w:rPr>
        <w:t>。</w:t>
      </w:r>
      <w:r w:rsidRPr="008B2FF3">
        <w:rPr>
          <w:rFonts w:eastAsia="楷体_GB2312"/>
          <w:sz w:val="24"/>
        </w:rPr>
        <w:t>本人作为</w:t>
      </w:r>
      <w:r>
        <w:rPr>
          <w:rFonts w:eastAsia="楷体_GB2312" w:hint="eastAsia"/>
          <w:sz w:val="24"/>
        </w:rPr>
        <w:t>主要研究人员完成了开放</w:t>
      </w:r>
      <w:r w:rsidRPr="008B2FF3">
        <w:rPr>
          <w:rFonts w:eastAsia="楷体_GB2312"/>
          <w:sz w:val="24"/>
        </w:rPr>
        <w:t>服务安全防护要求</w:t>
      </w:r>
      <w:r>
        <w:rPr>
          <w:rFonts w:eastAsia="楷体_GB2312" w:hint="eastAsia"/>
          <w:sz w:val="24"/>
        </w:rPr>
        <w:t>制定</w:t>
      </w:r>
      <w:r>
        <w:rPr>
          <w:rFonts w:eastAsia="楷体_GB2312"/>
          <w:sz w:val="24"/>
        </w:rPr>
        <w:t>，提出了</w:t>
      </w:r>
      <w:r>
        <w:rPr>
          <w:rFonts w:eastAsia="楷体_GB2312" w:hint="eastAsia"/>
          <w:sz w:val="24"/>
        </w:rPr>
        <w:t>开放服务</w:t>
      </w:r>
      <w:r>
        <w:rPr>
          <w:rFonts w:eastAsia="楷体_GB2312"/>
          <w:sz w:val="24"/>
        </w:rPr>
        <w:t>安全架构和安全模块的功能</w:t>
      </w:r>
      <w:r>
        <w:rPr>
          <w:rFonts w:eastAsia="楷体_GB2312" w:hint="eastAsia"/>
          <w:sz w:val="24"/>
        </w:rPr>
        <w:t>规范</w:t>
      </w:r>
      <w:r w:rsidRPr="008B2FF3">
        <w:rPr>
          <w:rFonts w:eastAsia="楷体_GB2312"/>
          <w:sz w:val="24"/>
        </w:rPr>
        <w:t>。</w:t>
      </w:r>
    </w:p>
    <w:p w14:paraId="3CB12745" w14:textId="77777777" w:rsidR="00AC4CBC" w:rsidRPr="00EA6F00" w:rsidRDefault="00AC4CBC" w:rsidP="00AC4CBC">
      <w:pPr>
        <w:spacing w:line="400" w:lineRule="exact"/>
        <w:ind w:left="480" w:hangingChars="200" w:hanging="480"/>
        <w:rPr>
          <w:rFonts w:eastAsia="楷体_GB2312"/>
          <w:sz w:val="24"/>
        </w:rPr>
      </w:pPr>
      <w:r w:rsidRPr="00EA6F00">
        <w:rPr>
          <w:rFonts w:eastAsia="楷体_GB2312"/>
          <w:sz w:val="24"/>
        </w:rPr>
        <w:t xml:space="preserve">[3]  </w:t>
      </w:r>
      <w:r>
        <w:rPr>
          <w:rFonts w:eastAsia="楷体_GB2312"/>
          <w:sz w:val="24"/>
        </w:rPr>
        <w:t>融合</w:t>
      </w:r>
      <w:r w:rsidRPr="00EA6F00">
        <w:rPr>
          <w:rFonts w:eastAsia="楷体_GB2312"/>
          <w:sz w:val="24"/>
        </w:rPr>
        <w:t>业务支撑环境技术，</w:t>
      </w:r>
      <w:r w:rsidR="00651C02" w:rsidRPr="00B623E1">
        <w:rPr>
          <w:rFonts w:eastAsia="楷体_GB2312"/>
          <w:b/>
          <w:sz w:val="24"/>
        </w:rPr>
        <w:t>闫丹凤</w:t>
      </w:r>
      <w:r w:rsidRPr="00EA6F00">
        <w:rPr>
          <w:rFonts w:eastAsia="楷体_GB2312"/>
          <w:sz w:val="24"/>
        </w:rPr>
        <w:t>（第</w:t>
      </w:r>
      <w:r w:rsidRPr="00EA6F00">
        <w:rPr>
          <w:rFonts w:eastAsia="楷体_GB2312"/>
          <w:sz w:val="24"/>
        </w:rPr>
        <w:t>11</w:t>
      </w:r>
      <w:r w:rsidRPr="00EA6F00">
        <w:rPr>
          <w:rFonts w:eastAsia="楷体_GB2312"/>
          <w:sz w:val="24"/>
        </w:rPr>
        <w:t>完成人），</w:t>
      </w:r>
      <w:r w:rsidRPr="003D1B8D">
        <w:rPr>
          <w:rFonts w:eastAsia="楷体_GB2312"/>
          <w:sz w:val="24"/>
        </w:rPr>
        <w:t>中国通信学会</w:t>
      </w:r>
      <w:r w:rsidRPr="00EA6F00">
        <w:rPr>
          <w:rFonts w:eastAsia="楷体_GB2312"/>
          <w:sz w:val="24"/>
        </w:rPr>
        <w:t>，</w:t>
      </w:r>
      <w:r w:rsidRPr="003D1B8D">
        <w:rPr>
          <w:rFonts w:eastAsia="楷体_GB2312"/>
          <w:sz w:val="24"/>
        </w:rPr>
        <w:t>科学技术进步奖</w:t>
      </w:r>
      <w:r w:rsidRPr="00EA6F00">
        <w:rPr>
          <w:rFonts w:eastAsia="楷体_GB2312"/>
          <w:sz w:val="24"/>
        </w:rPr>
        <w:t>，</w:t>
      </w:r>
      <w:r w:rsidRPr="003D1B8D">
        <w:rPr>
          <w:rFonts w:eastAsia="楷体_GB2312"/>
          <w:sz w:val="24"/>
        </w:rPr>
        <w:t>一等奖</w:t>
      </w:r>
      <w:r w:rsidRPr="00EA6F00">
        <w:rPr>
          <w:rFonts w:eastAsia="楷体_GB2312"/>
          <w:sz w:val="24"/>
        </w:rPr>
        <w:t>，</w:t>
      </w:r>
      <w:r w:rsidRPr="00EA6F00">
        <w:rPr>
          <w:rFonts w:eastAsia="楷体_GB2312"/>
          <w:sz w:val="24"/>
        </w:rPr>
        <w:t>2010</w:t>
      </w:r>
      <w:r>
        <w:rPr>
          <w:rFonts w:eastAsia="楷体_GB2312" w:hint="eastAsia"/>
          <w:sz w:val="24"/>
        </w:rPr>
        <w:t>。本人</w:t>
      </w:r>
      <w:r w:rsidRPr="008B2FF3">
        <w:rPr>
          <w:rFonts w:eastAsia="楷体_GB2312"/>
          <w:sz w:val="24"/>
        </w:rPr>
        <w:t>作为</w:t>
      </w:r>
      <w:r>
        <w:rPr>
          <w:rFonts w:eastAsia="楷体_GB2312" w:hint="eastAsia"/>
          <w:sz w:val="24"/>
        </w:rPr>
        <w:t>主要研究人员完成了服务安全执行环境的设计和实现。</w:t>
      </w:r>
    </w:p>
    <w:p w14:paraId="733C4965" w14:textId="77777777" w:rsidR="00AC4CBC" w:rsidRPr="00EA6F00" w:rsidRDefault="00AC4CBC" w:rsidP="00AC4CBC">
      <w:pPr>
        <w:spacing w:line="400" w:lineRule="exact"/>
        <w:ind w:left="480" w:hangingChars="200" w:hanging="480"/>
        <w:rPr>
          <w:rFonts w:eastAsia="楷体_GB2312"/>
          <w:sz w:val="24"/>
        </w:rPr>
      </w:pPr>
      <w:r w:rsidRPr="00EA6F00">
        <w:rPr>
          <w:rFonts w:eastAsia="楷体_GB2312"/>
          <w:sz w:val="24"/>
        </w:rPr>
        <w:t xml:space="preserve">[4]  </w:t>
      </w:r>
      <w:r w:rsidRPr="00EA6F00">
        <w:rPr>
          <w:rFonts w:eastAsia="楷体_GB2312"/>
          <w:sz w:val="24"/>
        </w:rPr>
        <w:t>独立智能外设系统软件，</w:t>
      </w:r>
      <w:r w:rsidR="00651C02" w:rsidRPr="00B623E1">
        <w:rPr>
          <w:rFonts w:eastAsia="楷体_GB2312"/>
          <w:b/>
          <w:sz w:val="24"/>
        </w:rPr>
        <w:t>闫丹凤</w:t>
      </w:r>
      <w:r w:rsidRPr="00EA6F00">
        <w:rPr>
          <w:rFonts w:eastAsia="楷体_GB2312"/>
          <w:sz w:val="24"/>
        </w:rPr>
        <w:t>（第</w:t>
      </w:r>
      <w:r w:rsidRPr="00EA6F00">
        <w:rPr>
          <w:rFonts w:eastAsia="楷体_GB2312"/>
          <w:sz w:val="24"/>
        </w:rPr>
        <w:t>6</w:t>
      </w:r>
      <w:r w:rsidRPr="00EA6F00">
        <w:rPr>
          <w:rFonts w:eastAsia="楷体_GB2312"/>
          <w:sz w:val="24"/>
        </w:rPr>
        <w:t>完成人），</w:t>
      </w:r>
      <w:r w:rsidRPr="003D1B8D">
        <w:rPr>
          <w:rFonts w:eastAsia="楷体_GB2312"/>
          <w:sz w:val="24"/>
        </w:rPr>
        <w:t>中国通信学会</w:t>
      </w:r>
      <w:r w:rsidRPr="00EA6F00">
        <w:rPr>
          <w:rFonts w:eastAsia="楷体_GB2312"/>
          <w:sz w:val="24"/>
        </w:rPr>
        <w:t>，</w:t>
      </w:r>
      <w:r w:rsidRPr="003D1B8D">
        <w:rPr>
          <w:rFonts w:eastAsia="楷体_GB2312"/>
          <w:sz w:val="24"/>
        </w:rPr>
        <w:t>科学技术进步奖</w:t>
      </w:r>
      <w:r w:rsidRPr="00EA6F00">
        <w:rPr>
          <w:rFonts w:eastAsia="楷体_GB2312"/>
          <w:sz w:val="24"/>
        </w:rPr>
        <w:t>，</w:t>
      </w:r>
      <w:r w:rsidRPr="003D1B8D">
        <w:rPr>
          <w:rFonts w:eastAsia="楷体_GB2312"/>
          <w:sz w:val="24"/>
        </w:rPr>
        <w:t>二等奖</w:t>
      </w:r>
      <w:r w:rsidRPr="00EA6F00">
        <w:rPr>
          <w:rFonts w:eastAsia="楷体_GB2312"/>
          <w:sz w:val="24"/>
        </w:rPr>
        <w:t>，</w:t>
      </w:r>
      <w:r w:rsidRPr="00EA6F00">
        <w:rPr>
          <w:rFonts w:eastAsia="楷体_GB2312"/>
          <w:sz w:val="24"/>
        </w:rPr>
        <w:t>2006</w:t>
      </w:r>
      <w:r>
        <w:rPr>
          <w:rFonts w:eastAsia="楷体_GB2312" w:hint="eastAsia"/>
          <w:sz w:val="24"/>
        </w:rPr>
        <w:t>。本人</w:t>
      </w:r>
      <w:r w:rsidRPr="008B2FF3">
        <w:rPr>
          <w:rFonts w:eastAsia="楷体_GB2312"/>
          <w:sz w:val="24"/>
        </w:rPr>
        <w:t>作为</w:t>
      </w:r>
      <w:r>
        <w:rPr>
          <w:rFonts w:eastAsia="楷体_GB2312" w:hint="eastAsia"/>
          <w:sz w:val="24"/>
        </w:rPr>
        <w:t>主要研究人员完成了智能外设业务监控和管理模块的设计和实现。</w:t>
      </w:r>
    </w:p>
    <w:p w14:paraId="6AD8A4E5" w14:textId="77777777" w:rsidR="00AC4CBC" w:rsidRPr="00EA6F00" w:rsidRDefault="00AC4CBC" w:rsidP="00AC4CBC">
      <w:pPr>
        <w:spacing w:line="400" w:lineRule="exact"/>
        <w:ind w:left="480" w:hangingChars="200" w:hanging="480"/>
        <w:rPr>
          <w:rFonts w:eastAsia="楷体_GB2312"/>
          <w:sz w:val="24"/>
        </w:rPr>
      </w:pPr>
      <w:r w:rsidRPr="00EA6F00">
        <w:rPr>
          <w:rFonts w:eastAsia="楷体_GB2312"/>
          <w:sz w:val="24"/>
        </w:rPr>
        <w:t>[5]  CIN</w:t>
      </w:r>
      <w:r w:rsidRPr="00EA6F00">
        <w:rPr>
          <w:rFonts w:eastAsia="楷体_GB2312"/>
          <w:sz w:val="24"/>
        </w:rPr>
        <w:t>系列智能网系统，</w:t>
      </w:r>
      <w:r w:rsidR="00651C02" w:rsidRPr="00B623E1">
        <w:rPr>
          <w:rFonts w:eastAsia="楷体_GB2312"/>
          <w:b/>
          <w:sz w:val="24"/>
        </w:rPr>
        <w:t>闫丹凤</w:t>
      </w:r>
      <w:r w:rsidRPr="00EA6F00">
        <w:rPr>
          <w:rFonts w:eastAsia="楷体_GB2312"/>
          <w:sz w:val="24"/>
        </w:rPr>
        <w:t>（第</w:t>
      </w:r>
      <w:r w:rsidRPr="00EA6F00">
        <w:rPr>
          <w:rFonts w:eastAsia="楷体_GB2312"/>
          <w:sz w:val="24"/>
        </w:rPr>
        <w:t>9</w:t>
      </w:r>
      <w:r w:rsidRPr="00EA6F00">
        <w:rPr>
          <w:rFonts w:eastAsia="楷体_GB2312"/>
          <w:sz w:val="24"/>
        </w:rPr>
        <w:t>完成人），</w:t>
      </w:r>
      <w:r w:rsidRPr="003D1B8D">
        <w:rPr>
          <w:rFonts w:eastAsia="楷体_GB2312"/>
          <w:sz w:val="24"/>
        </w:rPr>
        <w:t>教育部</w:t>
      </w:r>
      <w:r w:rsidRPr="00EA6F00">
        <w:rPr>
          <w:rFonts w:eastAsia="楷体_GB2312"/>
          <w:sz w:val="24"/>
        </w:rPr>
        <w:t>，</w:t>
      </w:r>
      <w:r w:rsidRPr="003D1B8D">
        <w:rPr>
          <w:rFonts w:eastAsia="楷体_GB2312"/>
          <w:sz w:val="24"/>
        </w:rPr>
        <w:t>科学技术进步奖</w:t>
      </w:r>
      <w:r w:rsidRPr="00EA6F00">
        <w:rPr>
          <w:rFonts w:eastAsia="楷体_GB2312"/>
          <w:sz w:val="24"/>
        </w:rPr>
        <w:t>，</w:t>
      </w:r>
      <w:r w:rsidRPr="003D1B8D">
        <w:rPr>
          <w:rFonts w:eastAsia="楷体_GB2312"/>
          <w:sz w:val="24"/>
        </w:rPr>
        <w:t>一等奖</w:t>
      </w:r>
      <w:r w:rsidRPr="00EA6F00">
        <w:rPr>
          <w:rFonts w:eastAsia="楷体_GB2312"/>
          <w:sz w:val="24"/>
        </w:rPr>
        <w:t>，</w:t>
      </w:r>
      <w:r w:rsidRPr="00EA6F00">
        <w:rPr>
          <w:rFonts w:eastAsia="楷体_GB2312"/>
          <w:sz w:val="24"/>
        </w:rPr>
        <w:t>2004</w:t>
      </w:r>
      <w:r>
        <w:rPr>
          <w:rFonts w:eastAsia="楷体_GB2312" w:hint="eastAsia"/>
          <w:sz w:val="24"/>
        </w:rPr>
        <w:t>。本人</w:t>
      </w:r>
      <w:r w:rsidRPr="008B2FF3">
        <w:rPr>
          <w:rFonts w:eastAsia="楷体_GB2312"/>
          <w:sz w:val="24"/>
        </w:rPr>
        <w:t>作为</w:t>
      </w:r>
      <w:r>
        <w:rPr>
          <w:rFonts w:eastAsia="楷体_GB2312" w:hint="eastAsia"/>
          <w:sz w:val="24"/>
        </w:rPr>
        <w:t>主要研究人员完成了</w:t>
      </w:r>
      <w:r>
        <w:rPr>
          <w:rFonts w:eastAsia="楷体_GB2312" w:hint="eastAsia"/>
          <w:sz w:val="24"/>
        </w:rPr>
        <w:t>CIN</w:t>
      </w:r>
      <w:r>
        <w:rPr>
          <w:rFonts w:eastAsia="楷体_GB2312" w:hint="eastAsia"/>
          <w:sz w:val="24"/>
        </w:rPr>
        <w:t>智能网业务执行环境的设计和实现。</w:t>
      </w:r>
    </w:p>
    <w:p w14:paraId="143AD31D" w14:textId="77777777" w:rsidR="00AC4CBC" w:rsidRPr="00EA6F00" w:rsidRDefault="00AC4CBC" w:rsidP="00AC4CBC">
      <w:pPr>
        <w:spacing w:line="400" w:lineRule="exact"/>
        <w:ind w:firstLineChars="177" w:firstLine="425"/>
        <w:rPr>
          <w:rFonts w:eastAsia="楷体_GB2312"/>
          <w:sz w:val="24"/>
        </w:rPr>
      </w:pPr>
      <w:r w:rsidRPr="00EA6F00">
        <w:rPr>
          <w:rFonts w:eastAsia="楷体_GB2312"/>
          <w:sz w:val="24"/>
        </w:rPr>
        <w:t>本人所完成的工作在与企业合作项目中得到应用，在中国电信运营商</w:t>
      </w:r>
      <w:r>
        <w:rPr>
          <w:rFonts w:eastAsia="楷体_GB2312" w:hint="eastAsia"/>
          <w:sz w:val="24"/>
        </w:rPr>
        <w:t>、</w:t>
      </w:r>
      <w:r>
        <w:rPr>
          <w:rFonts w:eastAsia="楷体_GB2312"/>
          <w:sz w:val="24"/>
        </w:rPr>
        <w:t>互联网</w:t>
      </w:r>
      <w:r>
        <w:rPr>
          <w:rFonts w:eastAsia="楷体_GB2312" w:hint="eastAsia"/>
          <w:sz w:val="24"/>
        </w:rPr>
        <w:t>企业</w:t>
      </w:r>
      <w:r>
        <w:rPr>
          <w:rFonts w:eastAsia="楷体_GB2312"/>
          <w:sz w:val="24"/>
        </w:rPr>
        <w:t>、</w:t>
      </w:r>
      <w:r>
        <w:rPr>
          <w:rFonts w:eastAsia="楷体_GB2312" w:hint="eastAsia"/>
          <w:sz w:val="24"/>
        </w:rPr>
        <w:t>企事业</w:t>
      </w:r>
      <w:r>
        <w:rPr>
          <w:rFonts w:eastAsia="楷体_GB2312"/>
          <w:sz w:val="24"/>
        </w:rPr>
        <w:t>单位的信息化部</w:t>
      </w:r>
      <w:r>
        <w:rPr>
          <w:rFonts w:eastAsia="楷体_GB2312" w:hint="eastAsia"/>
          <w:sz w:val="24"/>
        </w:rPr>
        <w:t>门</w:t>
      </w:r>
      <w:r>
        <w:rPr>
          <w:rFonts w:eastAsia="楷体_GB2312"/>
          <w:sz w:val="24"/>
        </w:rPr>
        <w:t>中</w:t>
      </w:r>
      <w:r w:rsidRPr="00EA6F00">
        <w:rPr>
          <w:rFonts w:eastAsia="楷体_GB2312"/>
          <w:sz w:val="24"/>
        </w:rPr>
        <w:t>发挥</w:t>
      </w:r>
      <w:r>
        <w:rPr>
          <w:rFonts w:eastAsia="楷体_GB2312" w:hint="eastAsia"/>
          <w:sz w:val="24"/>
        </w:rPr>
        <w:t>着</w:t>
      </w:r>
      <w:r w:rsidRPr="00EA6F00">
        <w:rPr>
          <w:rFonts w:eastAsia="楷体_GB2312"/>
          <w:sz w:val="24"/>
        </w:rPr>
        <w:t>重要作用。</w:t>
      </w:r>
    </w:p>
    <w:p w14:paraId="2FC1C4FF" w14:textId="77777777" w:rsidR="00392C9C" w:rsidRPr="00AC4CBC" w:rsidRDefault="00392C9C" w:rsidP="00392C9C">
      <w:pPr>
        <w:snapToGrid w:val="0"/>
        <w:spacing w:line="440" w:lineRule="exact"/>
        <w:ind w:firstLineChars="196" w:firstLine="470"/>
        <w:rPr>
          <w:rFonts w:ascii="宋体" w:hAnsi="宋体"/>
          <w:sz w:val="24"/>
          <w:szCs w:val="24"/>
        </w:rPr>
      </w:pPr>
    </w:p>
    <w:p w14:paraId="37AF2CB9" w14:textId="77777777" w:rsidR="00392C9C" w:rsidRDefault="00392C9C" w:rsidP="00392C9C">
      <w:pPr>
        <w:snapToGrid w:val="0"/>
        <w:spacing w:line="440" w:lineRule="exact"/>
        <w:ind w:firstLine="570"/>
        <w:rPr>
          <w:rFonts w:ascii="楷体" w:eastAsia="楷体" w:hAnsi="楷体" w:cs="楷体_GB2312"/>
          <w:color w:val="0070C0"/>
          <w:sz w:val="28"/>
          <w:szCs w:val="28"/>
        </w:rPr>
      </w:pPr>
      <w:r w:rsidRPr="00F41D4D">
        <w:rPr>
          <w:rFonts w:ascii="楷体" w:eastAsia="楷体" w:hAnsi="楷体"/>
          <w:color w:val="0070C0"/>
          <w:sz w:val="28"/>
          <w:szCs w:val="28"/>
        </w:rPr>
        <w:t>2</w:t>
      </w:r>
      <w:r w:rsidRPr="00F41D4D">
        <w:rPr>
          <w:rFonts w:ascii="楷体" w:eastAsia="楷体" w:hAnsi="楷体" w:cs="楷体_GB2312" w:hint="eastAsia"/>
          <w:color w:val="0070C0"/>
          <w:sz w:val="28"/>
          <w:szCs w:val="28"/>
        </w:rPr>
        <w:t>．</w:t>
      </w:r>
      <w:r w:rsidRPr="00F41D4D">
        <w:rPr>
          <w:rFonts w:ascii="楷体" w:eastAsia="楷体" w:hAnsi="楷体" w:cs="楷体_GB2312" w:hint="eastAsia"/>
          <w:b/>
          <w:bCs/>
          <w:color w:val="0070C0"/>
          <w:sz w:val="28"/>
          <w:szCs w:val="28"/>
        </w:rPr>
        <w:t>工作条件</w:t>
      </w:r>
      <w:r w:rsidRPr="00F41D4D">
        <w:rPr>
          <w:rFonts w:ascii="楷体" w:eastAsia="楷体" w:hAnsi="楷体" w:cs="楷体_GB2312" w:hint="eastAsia"/>
          <w:color w:val="0070C0"/>
          <w:sz w:val="28"/>
          <w:szCs w:val="28"/>
        </w:rPr>
        <w:t>（包括已具备的实验条件，尚缺少的实验条件和拟解决的途径，包括利用国家实验室、国家重点实验室和部门重点实验室等研究基地的计划与落实情况）；</w:t>
      </w:r>
    </w:p>
    <w:p w14:paraId="565396FD" w14:textId="77777777" w:rsidR="00AC4CBC" w:rsidRPr="00EA6F00" w:rsidRDefault="00931449" w:rsidP="006430A9">
      <w:pPr>
        <w:pStyle w:val="2"/>
      </w:pPr>
      <w:r>
        <w:t>2.1</w:t>
      </w:r>
      <w:r w:rsidR="00AC4CBC" w:rsidRPr="00EA6F00">
        <w:t>课题组现有的支撑条件</w:t>
      </w:r>
    </w:p>
    <w:p w14:paraId="5FD44352" w14:textId="77777777" w:rsidR="00AC4CBC" w:rsidRPr="00EA6F00" w:rsidRDefault="00AC4CBC" w:rsidP="00AC4CBC">
      <w:pPr>
        <w:spacing w:line="400" w:lineRule="exact"/>
        <w:ind w:firstLineChars="177" w:firstLine="425"/>
        <w:rPr>
          <w:rFonts w:eastAsia="楷体_GB2312"/>
          <w:sz w:val="24"/>
        </w:rPr>
      </w:pPr>
      <w:r w:rsidRPr="00EA6F00">
        <w:rPr>
          <w:rFonts w:eastAsia="楷体_GB2312"/>
          <w:sz w:val="24"/>
        </w:rPr>
        <w:t>本课题组长期从事</w:t>
      </w:r>
      <w:r>
        <w:rPr>
          <w:rFonts w:eastAsia="楷体_GB2312" w:hint="eastAsia"/>
          <w:sz w:val="24"/>
        </w:rPr>
        <w:t>服务</w:t>
      </w:r>
      <w:r w:rsidRPr="00EA6F00">
        <w:rPr>
          <w:rFonts w:eastAsia="楷体_GB2312"/>
          <w:sz w:val="24"/>
        </w:rPr>
        <w:t>安全</w:t>
      </w:r>
      <w:r>
        <w:rPr>
          <w:rFonts w:eastAsia="楷体_GB2312" w:hint="eastAsia"/>
          <w:sz w:val="24"/>
        </w:rPr>
        <w:t>、</w:t>
      </w:r>
      <w:r w:rsidRPr="00EA6F00">
        <w:rPr>
          <w:rFonts w:eastAsia="楷体_GB2312"/>
          <w:sz w:val="24"/>
        </w:rPr>
        <w:t>服务计算、</w:t>
      </w:r>
      <w:r>
        <w:rPr>
          <w:rFonts w:eastAsia="楷体_GB2312" w:hint="eastAsia"/>
          <w:sz w:val="24"/>
        </w:rPr>
        <w:t>网络安全</w:t>
      </w:r>
      <w:r w:rsidRPr="00EA6F00">
        <w:rPr>
          <w:rFonts w:eastAsia="楷体_GB2312"/>
          <w:sz w:val="24"/>
        </w:rPr>
        <w:t>测试评估等相关项目，课题组目前已经具有较强的科研支撑条件。课题组所属北京邮电大学网络与交换技术国家重点实验室，是国家在网络交换与智能控制技术领域唯一的国家级</w:t>
      </w:r>
      <w:r w:rsidRPr="00EA6F00">
        <w:rPr>
          <w:rFonts w:eastAsia="楷体_GB2312"/>
          <w:sz w:val="24"/>
        </w:rPr>
        <w:lastRenderedPageBreak/>
        <w:t>重点实验室，具有良好的科研环境和一流的实验条件，现已拥有多种高性能容错计算机、高性能服务器、多个不同厂家的交换机平台、较多的高性能工作站和丰富的软件，自行开发并构造了一整套面向下一代电信网和互联网的安全评测平台和相关测试仪表，并拥有一批自行开发的网络安全模拟测试工具。这些支撑条件为本课题的开展提供了较好环境。</w:t>
      </w:r>
    </w:p>
    <w:p w14:paraId="6D2791B4" w14:textId="77777777" w:rsidR="00AC4CBC" w:rsidRPr="00EA6F00" w:rsidRDefault="00AC4CBC" w:rsidP="006430A9">
      <w:pPr>
        <w:pStyle w:val="2"/>
      </w:pPr>
      <w:r w:rsidRPr="00EA6F00">
        <w:t xml:space="preserve">2.2 </w:t>
      </w:r>
      <w:r w:rsidRPr="00EA6F00">
        <w:t>依托单位承诺提供的支撑条件</w:t>
      </w:r>
      <w:r w:rsidRPr="00EA6F00">
        <w:tab/>
      </w:r>
    </w:p>
    <w:p w14:paraId="220D9C54" w14:textId="77777777" w:rsidR="00AC4CBC" w:rsidRDefault="00AC4CBC" w:rsidP="00AC4CBC">
      <w:pPr>
        <w:spacing w:line="400" w:lineRule="exact"/>
        <w:ind w:firstLineChars="177" w:firstLine="425"/>
        <w:rPr>
          <w:rFonts w:eastAsia="楷体_GB2312"/>
          <w:sz w:val="24"/>
        </w:rPr>
      </w:pPr>
      <w:bookmarkStart w:id="17" w:name="OLE_LINK7"/>
      <w:r w:rsidRPr="00EA6F00">
        <w:rPr>
          <w:rFonts w:eastAsia="楷体_GB2312"/>
          <w:sz w:val="24"/>
        </w:rPr>
        <w:t>课题组依托单位保证向课题组提供所需要的实验环境（包括实验场地、网络接入、必要的硬件和软件系统），以及支持研究工作的服务支撑平台、组合服务仿真环境、安全测试评估工具的科研平台和环境。保证为课题组提供一切与研发工作相关的便利条件，保证必需的人员配置和工作时间。同时，还将根据课题研究的需要增加人力和物力的投入。</w:t>
      </w:r>
      <w:bookmarkEnd w:id="17"/>
      <w:r w:rsidRPr="00EA6F00">
        <w:rPr>
          <w:rFonts w:eastAsia="楷体_GB2312"/>
          <w:sz w:val="24"/>
        </w:rPr>
        <w:t>本课题依托的北京邮电大学网络与交换技术国家重点实验室十分重视对青年教师的培养工作，在对青年教师对外交流、课题实施要求的必要条件和人员配备提供最高有限级别的支持工作。</w:t>
      </w:r>
    </w:p>
    <w:p w14:paraId="7F3318C1" w14:textId="77777777" w:rsidR="00392C9C" w:rsidRPr="00AC4CBC" w:rsidRDefault="00392C9C" w:rsidP="00392C9C">
      <w:pPr>
        <w:snapToGrid w:val="0"/>
        <w:spacing w:line="440" w:lineRule="exact"/>
        <w:ind w:firstLineChars="196" w:firstLine="470"/>
        <w:rPr>
          <w:rFonts w:ascii="宋体" w:hAnsi="宋体"/>
          <w:sz w:val="24"/>
          <w:szCs w:val="24"/>
        </w:rPr>
      </w:pPr>
    </w:p>
    <w:p w14:paraId="6649A6F0" w14:textId="77777777" w:rsidR="00392C9C" w:rsidRDefault="00392C9C" w:rsidP="00392C9C">
      <w:pPr>
        <w:snapToGrid w:val="0"/>
        <w:spacing w:line="440" w:lineRule="exact"/>
        <w:ind w:firstLine="570"/>
        <w:rPr>
          <w:rFonts w:ascii="楷体" w:eastAsia="楷体" w:hAnsi="楷体" w:cs="楷体_GB2312"/>
          <w:color w:val="0070C0"/>
          <w:sz w:val="28"/>
          <w:szCs w:val="28"/>
        </w:rPr>
      </w:pPr>
      <w:r w:rsidRPr="00F41D4D">
        <w:rPr>
          <w:rFonts w:ascii="楷体" w:eastAsia="楷体" w:hAnsi="楷体"/>
          <w:color w:val="0070C0"/>
          <w:sz w:val="28"/>
          <w:szCs w:val="28"/>
        </w:rPr>
        <w:t>3</w:t>
      </w:r>
      <w:r w:rsidRPr="00F41D4D">
        <w:rPr>
          <w:rFonts w:ascii="楷体" w:eastAsia="楷体" w:hAnsi="楷体" w:cs="楷体_GB2312" w:hint="eastAsia"/>
          <w:color w:val="0070C0"/>
          <w:sz w:val="28"/>
          <w:szCs w:val="28"/>
        </w:rPr>
        <w:t>．</w:t>
      </w:r>
      <w:r w:rsidRPr="00F41D4D">
        <w:rPr>
          <w:rFonts w:ascii="楷体" w:eastAsia="楷体" w:hAnsi="楷体" w:cs="楷体_GB2312" w:hint="eastAsia"/>
          <w:b/>
          <w:bCs/>
          <w:color w:val="0070C0"/>
          <w:sz w:val="28"/>
          <w:szCs w:val="28"/>
        </w:rPr>
        <w:t>正在承担的与本项目相关的科研项目情况</w:t>
      </w:r>
      <w:r w:rsidRPr="00F41D4D">
        <w:rPr>
          <w:rFonts w:ascii="楷体" w:eastAsia="楷体" w:hAnsi="楷体" w:cs="楷体_GB2312" w:hint="eastAsia"/>
          <w:color w:val="0070C0"/>
          <w:sz w:val="28"/>
          <w:szCs w:val="28"/>
        </w:rPr>
        <w:t>（申请人和项目组主要参与者正在承担的与本项目相关的科研项目情况，包括国家自然科学基金的项目和国家其他科技计划项目，要注明项目的名称和编号、经费来源、起止年月、与本项目的关系及负责的内容等）；</w:t>
      </w:r>
    </w:p>
    <w:p w14:paraId="329624B9" w14:textId="77777777" w:rsidR="00392C9C" w:rsidRPr="00F41D4D" w:rsidRDefault="00AC4CBC" w:rsidP="00392C9C">
      <w:pPr>
        <w:snapToGrid w:val="0"/>
        <w:spacing w:line="440" w:lineRule="exact"/>
        <w:ind w:firstLineChars="196" w:firstLine="470"/>
        <w:rPr>
          <w:rFonts w:ascii="宋体" w:hAnsi="宋体"/>
          <w:sz w:val="24"/>
          <w:szCs w:val="24"/>
        </w:rPr>
      </w:pPr>
      <w:r>
        <w:rPr>
          <w:rFonts w:ascii="宋体" w:hAnsi="宋体" w:hint="eastAsia"/>
          <w:sz w:val="24"/>
          <w:szCs w:val="24"/>
        </w:rPr>
        <w:t>无</w:t>
      </w:r>
    </w:p>
    <w:p w14:paraId="450B9763" w14:textId="77777777" w:rsidR="00392C9C" w:rsidRDefault="00392C9C" w:rsidP="00392C9C">
      <w:pPr>
        <w:snapToGrid w:val="0"/>
        <w:spacing w:afterLines="50" w:after="156" w:line="440" w:lineRule="exact"/>
        <w:ind w:firstLine="573"/>
        <w:rPr>
          <w:rFonts w:ascii="楷体" w:eastAsia="楷体" w:hAnsi="楷体" w:cs="楷体_GB2312"/>
          <w:color w:val="0070C0"/>
          <w:sz w:val="28"/>
          <w:szCs w:val="28"/>
        </w:rPr>
      </w:pPr>
      <w:r w:rsidRPr="00F41D4D">
        <w:rPr>
          <w:rFonts w:ascii="楷体" w:eastAsia="楷体" w:hAnsi="楷体"/>
          <w:color w:val="0070C0"/>
          <w:sz w:val="28"/>
          <w:szCs w:val="28"/>
        </w:rPr>
        <w:t>4</w:t>
      </w:r>
      <w:r w:rsidRPr="00F41D4D">
        <w:rPr>
          <w:rFonts w:ascii="楷体" w:eastAsia="楷体" w:hAnsi="楷体" w:cs="楷体_GB2312" w:hint="eastAsia"/>
          <w:color w:val="0070C0"/>
          <w:sz w:val="28"/>
          <w:szCs w:val="28"/>
        </w:rPr>
        <w:t>．</w:t>
      </w:r>
      <w:r w:rsidRPr="00F41D4D">
        <w:rPr>
          <w:rFonts w:ascii="楷体" w:eastAsia="楷体" w:hAnsi="楷体" w:cs="楷体_GB2312" w:hint="eastAsia"/>
          <w:b/>
          <w:bCs/>
          <w:color w:val="0070C0"/>
          <w:sz w:val="28"/>
          <w:szCs w:val="28"/>
        </w:rPr>
        <w:t>完成国家自然科学基金项目情况</w:t>
      </w:r>
      <w:r w:rsidRPr="00F41D4D">
        <w:rPr>
          <w:rFonts w:ascii="楷体" w:eastAsia="楷体" w:hAnsi="楷体" w:cs="楷体_GB2312" w:hint="eastAsia"/>
          <w:color w:val="0070C0"/>
          <w:sz w:val="28"/>
          <w:szCs w:val="28"/>
        </w:rPr>
        <w:t>（对申请人负责的前一个已结题科学基金项目（项目名称及批准号）完成情况、后续研究进展及与本申请项目的关系加以详细说明。另附该已结题项目研究工作总结摘要（限</w:t>
      </w:r>
      <w:r w:rsidRPr="00F41D4D">
        <w:rPr>
          <w:rFonts w:ascii="楷体" w:eastAsia="楷体" w:hAnsi="楷体"/>
          <w:color w:val="0070C0"/>
          <w:sz w:val="28"/>
          <w:szCs w:val="28"/>
        </w:rPr>
        <w:t>500</w:t>
      </w:r>
      <w:r w:rsidRPr="00F41D4D">
        <w:rPr>
          <w:rFonts w:ascii="楷体" w:eastAsia="楷体" w:hAnsi="楷体" w:cs="楷体_GB2312" w:hint="eastAsia"/>
          <w:color w:val="0070C0"/>
          <w:sz w:val="28"/>
          <w:szCs w:val="28"/>
        </w:rPr>
        <w:t>字）和相关成果的详细目录）。</w:t>
      </w:r>
    </w:p>
    <w:p w14:paraId="68BB840F" w14:textId="77777777" w:rsidR="00392C9C" w:rsidRPr="00F41D4D" w:rsidRDefault="00AC4CBC" w:rsidP="00392C9C">
      <w:pPr>
        <w:snapToGrid w:val="0"/>
        <w:spacing w:after="156" w:line="440" w:lineRule="exact"/>
        <w:ind w:firstLineChars="196" w:firstLine="470"/>
        <w:rPr>
          <w:rFonts w:ascii="宋体" w:hAnsi="宋体"/>
          <w:sz w:val="24"/>
          <w:szCs w:val="24"/>
        </w:rPr>
      </w:pPr>
      <w:r>
        <w:rPr>
          <w:rFonts w:ascii="宋体" w:hAnsi="宋体" w:hint="eastAsia"/>
          <w:sz w:val="24"/>
          <w:szCs w:val="24"/>
        </w:rPr>
        <w:t>无</w:t>
      </w:r>
    </w:p>
    <w:p w14:paraId="7CC61E25" w14:textId="77777777" w:rsidR="00392C9C" w:rsidRPr="00F41D4D" w:rsidRDefault="00392C9C" w:rsidP="00392C9C">
      <w:pPr>
        <w:snapToGrid w:val="0"/>
        <w:spacing w:before="120" w:line="440" w:lineRule="exact"/>
        <w:ind w:firstLineChars="200" w:firstLine="562"/>
        <w:rPr>
          <w:rFonts w:ascii="楷体" w:eastAsia="楷体" w:hAnsi="楷体" w:cs="楷体_GB2312"/>
          <w:b/>
          <w:bCs/>
          <w:color w:val="0070C0"/>
          <w:sz w:val="28"/>
          <w:szCs w:val="28"/>
        </w:rPr>
      </w:pPr>
      <w:r w:rsidRPr="00F41D4D">
        <w:rPr>
          <w:rFonts w:ascii="楷体" w:eastAsia="楷体" w:hAnsi="楷体" w:cs="楷体_GB2312" w:hint="eastAsia"/>
          <w:b/>
          <w:bCs/>
          <w:color w:val="0070C0"/>
          <w:sz w:val="28"/>
          <w:szCs w:val="28"/>
        </w:rPr>
        <w:t>（三）其他需要说明的问题</w:t>
      </w:r>
    </w:p>
    <w:p w14:paraId="577F6475" w14:textId="77777777" w:rsidR="00392C9C" w:rsidRDefault="00392C9C" w:rsidP="00392C9C">
      <w:pPr>
        <w:snapToGrid w:val="0"/>
        <w:spacing w:afterLines="50" w:after="156" w:line="440" w:lineRule="exact"/>
        <w:ind w:firstLine="573"/>
        <w:rPr>
          <w:rFonts w:ascii="楷体" w:eastAsia="楷体" w:hAnsi="楷体"/>
          <w:bCs/>
          <w:color w:val="0070C0"/>
          <w:sz w:val="28"/>
          <w:szCs w:val="28"/>
        </w:rPr>
      </w:pPr>
      <w:r w:rsidRPr="00F41D4D">
        <w:rPr>
          <w:rFonts w:ascii="楷体" w:eastAsia="楷体" w:hAnsi="楷体"/>
          <w:bCs/>
          <w:color w:val="0070C0"/>
          <w:sz w:val="28"/>
          <w:szCs w:val="28"/>
        </w:rPr>
        <w:t xml:space="preserve">1. </w:t>
      </w:r>
      <w:r w:rsidRPr="00F41D4D">
        <w:rPr>
          <w:rFonts w:ascii="楷体" w:eastAsia="楷体" w:hAnsi="楷体" w:hint="eastAsia"/>
          <w:bCs/>
          <w:color w:val="0070C0"/>
          <w:sz w:val="28"/>
          <w:szCs w:val="28"/>
        </w:rPr>
        <w:t>申请人同年申请不同类型的国家自然科学基金项目情况（列明同年申请的其他项目的项目类型、项目名称信息，并说明与本项目之间的区别与联系</w:t>
      </w:r>
      <w:r>
        <w:rPr>
          <w:rFonts w:ascii="楷体" w:eastAsia="楷体" w:hAnsi="楷体" w:hint="eastAsia"/>
          <w:bCs/>
          <w:color w:val="0070C0"/>
          <w:sz w:val="28"/>
          <w:szCs w:val="28"/>
        </w:rPr>
        <w:t>）</w:t>
      </w:r>
      <w:r w:rsidRPr="00F41D4D">
        <w:rPr>
          <w:rFonts w:ascii="楷体" w:eastAsia="楷体" w:hAnsi="楷体" w:hint="eastAsia"/>
          <w:bCs/>
          <w:color w:val="0070C0"/>
          <w:sz w:val="28"/>
          <w:szCs w:val="28"/>
        </w:rPr>
        <w:t>。</w:t>
      </w:r>
      <w:r w:rsidRPr="00F41D4D">
        <w:rPr>
          <w:rFonts w:ascii="楷体" w:eastAsia="楷体" w:hAnsi="楷体"/>
          <w:bCs/>
          <w:color w:val="0070C0"/>
          <w:sz w:val="28"/>
          <w:szCs w:val="28"/>
        </w:rPr>
        <w:t xml:space="preserve"> </w:t>
      </w:r>
    </w:p>
    <w:p w14:paraId="4D3DAF73" w14:textId="77777777" w:rsidR="00392C9C" w:rsidRPr="00F41D4D" w:rsidRDefault="00AC4CBC" w:rsidP="00392C9C">
      <w:pPr>
        <w:snapToGrid w:val="0"/>
        <w:spacing w:after="156" w:line="440" w:lineRule="exact"/>
        <w:ind w:firstLineChars="196" w:firstLine="470"/>
        <w:rPr>
          <w:rFonts w:ascii="宋体" w:hAnsi="宋体"/>
          <w:sz w:val="24"/>
          <w:szCs w:val="24"/>
        </w:rPr>
      </w:pPr>
      <w:r>
        <w:rPr>
          <w:rFonts w:ascii="宋体" w:hAnsi="宋体" w:hint="eastAsia"/>
          <w:sz w:val="24"/>
          <w:szCs w:val="24"/>
        </w:rPr>
        <w:t>无</w:t>
      </w:r>
    </w:p>
    <w:p w14:paraId="5280AB8A" w14:textId="77777777" w:rsidR="00392C9C" w:rsidRDefault="00392C9C" w:rsidP="00392C9C">
      <w:pPr>
        <w:snapToGrid w:val="0"/>
        <w:spacing w:afterLines="50" w:after="156" w:line="440" w:lineRule="exact"/>
        <w:ind w:firstLine="573"/>
        <w:rPr>
          <w:rFonts w:ascii="楷体" w:eastAsia="楷体" w:hAnsi="楷体"/>
          <w:bCs/>
          <w:color w:val="0070C0"/>
          <w:sz w:val="28"/>
          <w:szCs w:val="28"/>
        </w:rPr>
      </w:pPr>
      <w:r w:rsidRPr="00F41D4D">
        <w:rPr>
          <w:rFonts w:ascii="楷体" w:eastAsia="楷体" w:hAnsi="楷体"/>
          <w:bCs/>
          <w:color w:val="0070C0"/>
          <w:sz w:val="28"/>
          <w:szCs w:val="28"/>
        </w:rPr>
        <w:lastRenderedPageBreak/>
        <w:t xml:space="preserve">2. </w:t>
      </w:r>
      <w:r w:rsidRPr="00F41D4D">
        <w:rPr>
          <w:rFonts w:ascii="楷体" w:eastAsia="楷体" w:hAnsi="楷体" w:hint="eastAsia"/>
          <w:bCs/>
          <w:color w:val="0070C0"/>
          <w:sz w:val="28"/>
          <w:szCs w:val="28"/>
        </w:rPr>
        <w:t>具有高级专业技术职务（职称）的申请人或者主要参与者是否存在同年申请或者参与申请国家自然科学基金项目的单位不一致的情况；如存在上述情况，列明所涉及人员的姓名，申请或参与申请的其他项目的项目类型、项目名称、单位名称、上述人员在该项目中是申请人还是参与者，并说明单位不一致原因。</w:t>
      </w:r>
    </w:p>
    <w:p w14:paraId="2D41A207" w14:textId="77777777" w:rsidR="00392C9C" w:rsidRPr="00F41D4D" w:rsidRDefault="00AC4CBC" w:rsidP="00392C9C">
      <w:pPr>
        <w:snapToGrid w:val="0"/>
        <w:spacing w:after="156" w:line="440" w:lineRule="exact"/>
        <w:ind w:firstLineChars="196" w:firstLine="470"/>
        <w:rPr>
          <w:rFonts w:ascii="宋体" w:hAnsi="宋体"/>
          <w:sz w:val="24"/>
          <w:szCs w:val="24"/>
        </w:rPr>
      </w:pPr>
      <w:r>
        <w:rPr>
          <w:rFonts w:ascii="宋体" w:hAnsi="宋体" w:hint="eastAsia"/>
          <w:sz w:val="24"/>
          <w:szCs w:val="24"/>
        </w:rPr>
        <w:t>无</w:t>
      </w:r>
    </w:p>
    <w:p w14:paraId="49F1B8AA" w14:textId="77777777" w:rsidR="00392C9C" w:rsidRDefault="00392C9C" w:rsidP="00392C9C">
      <w:pPr>
        <w:snapToGrid w:val="0"/>
        <w:spacing w:afterLines="50" w:after="156" w:line="440" w:lineRule="exact"/>
        <w:ind w:firstLine="573"/>
        <w:rPr>
          <w:rFonts w:ascii="楷体" w:eastAsia="楷体" w:hAnsi="楷体"/>
          <w:bCs/>
          <w:color w:val="0070C0"/>
          <w:sz w:val="28"/>
          <w:szCs w:val="28"/>
        </w:rPr>
      </w:pPr>
      <w:r w:rsidRPr="00F41D4D">
        <w:rPr>
          <w:rFonts w:ascii="楷体" w:eastAsia="楷体" w:hAnsi="楷体"/>
          <w:bCs/>
          <w:color w:val="0070C0"/>
          <w:sz w:val="28"/>
          <w:szCs w:val="28"/>
        </w:rPr>
        <w:t xml:space="preserve">3. </w:t>
      </w:r>
      <w:r w:rsidRPr="00F41D4D">
        <w:rPr>
          <w:rFonts w:ascii="楷体" w:eastAsia="楷体" w:hAnsi="楷体" w:hint="eastAsia"/>
          <w:bCs/>
          <w:color w:val="0070C0"/>
          <w:sz w:val="28"/>
          <w:szCs w:val="28"/>
        </w:rPr>
        <w:t>具有高级专业技术职务（职称）的申请人或者主要参与者是否存在与正在承担的国家自然科学基金项目的单位不一致的情况；如存在上述情况，列明所涉及人员的姓名，正在承担项目的批准号、项目类型、项目名称、单位名称、起止年月，并说明单位不一致原因。</w:t>
      </w:r>
    </w:p>
    <w:p w14:paraId="59462E98" w14:textId="77777777" w:rsidR="00392C9C" w:rsidRPr="00F41D4D" w:rsidRDefault="00AC4CBC" w:rsidP="00392C9C">
      <w:pPr>
        <w:snapToGrid w:val="0"/>
        <w:spacing w:after="156" w:line="440" w:lineRule="exact"/>
        <w:ind w:firstLineChars="196" w:firstLine="470"/>
        <w:rPr>
          <w:rFonts w:ascii="宋体" w:hAnsi="宋体"/>
          <w:sz w:val="24"/>
          <w:szCs w:val="24"/>
        </w:rPr>
      </w:pPr>
      <w:r>
        <w:rPr>
          <w:rFonts w:ascii="宋体" w:hAnsi="宋体" w:hint="eastAsia"/>
          <w:sz w:val="24"/>
          <w:szCs w:val="24"/>
        </w:rPr>
        <w:t>无</w:t>
      </w:r>
    </w:p>
    <w:p w14:paraId="74765914" w14:textId="77777777" w:rsidR="00392C9C" w:rsidRDefault="00392C9C" w:rsidP="00392C9C">
      <w:pPr>
        <w:snapToGrid w:val="0"/>
        <w:spacing w:afterLines="50" w:after="156" w:line="440" w:lineRule="exact"/>
        <w:ind w:firstLine="573"/>
        <w:rPr>
          <w:rFonts w:ascii="楷体" w:eastAsia="楷体" w:hAnsi="楷体"/>
          <w:bCs/>
          <w:color w:val="0070C0"/>
          <w:sz w:val="28"/>
          <w:szCs w:val="28"/>
        </w:rPr>
      </w:pPr>
      <w:r w:rsidRPr="00F41D4D">
        <w:rPr>
          <w:rFonts w:ascii="楷体" w:eastAsia="楷体" w:hAnsi="楷体"/>
          <w:bCs/>
          <w:color w:val="0070C0"/>
          <w:sz w:val="28"/>
          <w:szCs w:val="28"/>
        </w:rPr>
        <w:t xml:space="preserve">4. </w:t>
      </w:r>
      <w:r w:rsidRPr="00F41D4D">
        <w:rPr>
          <w:rFonts w:ascii="楷体" w:eastAsia="楷体" w:hAnsi="楷体" w:hint="eastAsia"/>
          <w:bCs/>
          <w:color w:val="0070C0"/>
          <w:sz w:val="28"/>
          <w:szCs w:val="28"/>
        </w:rPr>
        <w:t>其他</w:t>
      </w:r>
      <w:r>
        <w:rPr>
          <w:rFonts w:ascii="楷体" w:eastAsia="楷体" w:hAnsi="楷体" w:hint="eastAsia"/>
          <w:bCs/>
          <w:color w:val="0070C0"/>
          <w:sz w:val="28"/>
          <w:szCs w:val="28"/>
        </w:rPr>
        <w:t>。</w:t>
      </w:r>
    </w:p>
    <w:p w14:paraId="7B4448A0" w14:textId="77777777" w:rsidR="004B5396" w:rsidRDefault="00AC4CBC">
      <w:r>
        <w:rPr>
          <w:rFonts w:hint="eastAsia"/>
        </w:rPr>
        <w:t xml:space="preserve">    </w:t>
      </w:r>
      <w:r>
        <w:t xml:space="preserve"> </w:t>
      </w:r>
      <w:r>
        <w:rPr>
          <w:rFonts w:hint="eastAsia"/>
        </w:rPr>
        <w:t>无</w:t>
      </w:r>
    </w:p>
    <w:sectPr w:rsidR="004B5396" w:rsidSect="008F5200">
      <w:pgSz w:w="11906" w:h="16838"/>
      <w:pgMar w:top="1440" w:right="1814" w:bottom="1440" w:left="1814"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dfl" w:date="2018-01-22T15:31:00Z" w:initials="d">
    <w:p w14:paraId="6317C533" w14:textId="77777777" w:rsidR="00E059D3" w:rsidRDefault="00E059D3">
      <w:pPr>
        <w:pStyle w:val="af1"/>
      </w:pPr>
      <w:r>
        <w:rPr>
          <w:rStyle w:val="af0"/>
        </w:rPr>
        <w:annotationRef/>
      </w:r>
    </w:p>
  </w:comment>
  <w:comment w:id="13" w:author="dfl" w:date="2018-01-22T15:32:00Z" w:initials="d">
    <w:p w14:paraId="21F51E34" w14:textId="77777777" w:rsidR="00E059D3" w:rsidRDefault="00E059D3">
      <w:pPr>
        <w:pStyle w:val="af1"/>
      </w:pPr>
      <w:r>
        <w:rPr>
          <w:rStyle w:val="af0"/>
        </w:rPr>
        <w:annotationRef/>
      </w:r>
      <w:r>
        <w:rPr>
          <w:rFonts w:hint="eastAsia"/>
        </w:rPr>
        <w:t>？</w:t>
      </w:r>
    </w:p>
  </w:comment>
  <w:comment w:id="14" w:author="dfl" w:date="2018-01-22T15:33:00Z" w:initials="d">
    <w:p w14:paraId="53948136" w14:textId="77777777" w:rsidR="00E059D3" w:rsidRDefault="00E059D3">
      <w:pPr>
        <w:pStyle w:val="af1"/>
      </w:pPr>
      <w:r>
        <w:rPr>
          <w:rStyle w:val="af0"/>
        </w:rPr>
        <w:annotationRef/>
      </w:r>
      <w:r>
        <w:rPr>
          <w:rFonts w:hint="eastAsia"/>
        </w:rPr>
        <w:t>整体</w:t>
      </w:r>
      <w:r>
        <w:t>有些杂乱</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17C533" w15:done="0"/>
  <w15:commentEx w15:paraId="21F51E34" w15:done="0"/>
  <w15:commentEx w15:paraId="5394813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643073" w14:textId="77777777" w:rsidR="00D42E47" w:rsidRDefault="00D42E47" w:rsidP="005B1337">
      <w:r>
        <w:separator/>
      </w:r>
    </w:p>
  </w:endnote>
  <w:endnote w:type="continuationSeparator" w:id="0">
    <w:p w14:paraId="666CFC8E" w14:textId="77777777" w:rsidR="00D42E47" w:rsidRDefault="00D42E47" w:rsidP="005B13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19F"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66EC61" w14:textId="77777777" w:rsidR="00D42E47" w:rsidRDefault="00D42E47" w:rsidP="005B1337">
      <w:r>
        <w:separator/>
      </w:r>
    </w:p>
  </w:footnote>
  <w:footnote w:type="continuationSeparator" w:id="0">
    <w:p w14:paraId="38BAD6BA" w14:textId="77777777" w:rsidR="00D42E47" w:rsidRDefault="00D42E47" w:rsidP="005B133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0665E"/>
    <w:multiLevelType w:val="hybridMultilevel"/>
    <w:tmpl w:val="05F4E5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145BF3"/>
    <w:multiLevelType w:val="hybridMultilevel"/>
    <w:tmpl w:val="AFBC764A"/>
    <w:lvl w:ilvl="0" w:tplc="A2C0079E">
      <w:start w:val="1"/>
      <w:numFmt w:val="decimal"/>
      <w:suff w:val="nothing"/>
      <w:lvlText w:val="（%1）"/>
      <w:lvlJc w:val="left"/>
      <w:pPr>
        <w:ind w:left="900" w:hanging="420"/>
      </w:pPr>
      <w:rPr>
        <w:rFonts w:hint="default"/>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2">
    <w:nsid w:val="04002808"/>
    <w:multiLevelType w:val="hybridMultilevel"/>
    <w:tmpl w:val="7E062E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FA04BF"/>
    <w:multiLevelType w:val="multilevel"/>
    <w:tmpl w:val="AC6C3F0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Times New Roman" w:hAnsi="Times New Roman" w:cs="Times New Roman" w:hint="default"/>
      </w:rPr>
    </w:lvl>
    <w:lvl w:ilvl="3">
      <w:start w:val="1"/>
      <w:numFmt w:val="decimal"/>
      <w:lvlText w:val="%1.%2.%3.%4"/>
      <w:lvlJc w:val="left"/>
      <w:pPr>
        <w:ind w:left="1984" w:hanging="708"/>
      </w:pPr>
    </w:lvl>
    <w:lvl w:ilvl="4">
      <w:start w:val="1"/>
      <w:numFmt w:val="decimal"/>
      <w:pStyle w:val="5"/>
      <w:lvlText w:val="%1.%2.%3.%4.%5"/>
      <w:lvlJc w:val="left"/>
      <w:pPr>
        <w:ind w:left="1276" w:hanging="850"/>
      </w:pPr>
      <w:rPr>
        <w:rFonts w:ascii="Times New Roman" w:hAnsi="Times New Roman" w:cs="Times New Roman" w:hint="default"/>
      </w:r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0C717B30"/>
    <w:multiLevelType w:val="hybridMultilevel"/>
    <w:tmpl w:val="ABD6B784"/>
    <w:lvl w:ilvl="0" w:tplc="F14A45CE">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FAB3929"/>
    <w:multiLevelType w:val="multilevel"/>
    <w:tmpl w:val="361AED3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1662CEA"/>
    <w:multiLevelType w:val="hybridMultilevel"/>
    <w:tmpl w:val="B0CC0CDE"/>
    <w:lvl w:ilvl="0" w:tplc="803639A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1C43AB7"/>
    <w:multiLevelType w:val="hybridMultilevel"/>
    <w:tmpl w:val="7CBA5340"/>
    <w:lvl w:ilvl="0" w:tplc="75BE5962">
      <w:start w:val="1"/>
      <w:numFmt w:val="decimal"/>
      <w:suff w:val="nothing"/>
      <w:lvlText w:val="（%1）"/>
      <w:lvlJc w:val="left"/>
      <w:pPr>
        <w:ind w:left="839"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D700277"/>
    <w:multiLevelType w:val="hybridMultilevel"/>
    <w:tmpl w:val="4F3079D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ED80EED"/>
    <w:multiLevelType w:val="hybridMultilevel"/>
    <w:tmpl w:val="6A34C6FC"/>
    <w:lvl w:ilvl="0" w:tplc="04090011">
      <w:start w:val="1"/>
      <w:numFmt w:val="decimal"/>
      <w:lvlText w:val="%1)"/>
      <w:lvlJc w:val="left"/>
      <w:pPr>
        <w:ind w:left="839" w:hanging="420"/>
      </w:pPr>
      <w:rPr>
        <w:rFonts w:hint="eastAsia"/>
      </w:r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10">
    <w:nsid w:val="222D448A"/>
    <w:multiLevelType w:val="hybridMultilevel"/>
    <w:tmpl w:val="AD3A1792"/>
    <w:lvl w:ilvl="0" w:tplc="B784C348">
      <w:start w:val="1"/>
      <w:numFmt w:val="decimal"/>
      <w:lvlText w:val="(%1)"/>
      <w:lvlJc w:val="left"/>
      <w:pPr>
        <w:ind w:left="780" w:hanging="360"/>
      </w:pPr>
      <w:rPr>
        <w:rFonts w:ascii="Times New Roman" w:eastAsia="楷体"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489577C"/>
    <w:multiLevelType w:val="hybridMultilevel"/>
    <w:tmpl w:val="C9CAD80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0E45476"/>
    <w:multiLevelType w:val="hybridMultilevel"/>
    <w:tmpl w:val="6B341116"/>
    <w:lvl w:ilvl="0" w:tplc="7602CC3A">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15D769A"/>
    <w:multiLevelType w:val="multilevel"/>
    <w:tmpl w:val="A234160A"/>
    <w:lvl w:ilvl="0">
      <w:start w:val="1"/>
      <w:numFmt w:val="decimal"/>
      <w:pStyle w:val="IEEEReferenceItem"/>
      <w:lvlText w:val="[%1]"/>
      <w:lvlJc w:val="left"/>
      <w:pPr>
        <w:ind w:left="420" w:hanging="420"/>
      </w:pPr>
      <w:rPr>
        <w:rFonts w:ascii="Times New Roman" w:hAnsi="Times New Roman" w:cs="Times New Roman" w:hint="default"/>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35221AEF"/>
    <w:multiLevelType w:val="multilevel"/>
    <w:tmpl w:val="3A461ABA"/>
    <w:lvl w:ilvl="0">
      <w:start w:val="1"/>
      <w:numFmt w:val="decimal"/>
      <w:suff w:val="space"/>
      <w:lvlText w:val="%1"/>
      <w:lvlJc w:val="left"/>
      <w:pPr>
        <w:ind w:left="425" w:hanging="425"/>
      </w:pPr>
      <w:rPr>
        <w:rFonts w:hint="default"/>
      </w:rPr>
    </w:lvl>
    <w:lvl w:ilvl="1">
      <w:start w:val="1"/>
      <w:numFmt w:val="decimal"/>
      <w:pStyle w:val="1"/>
      <w:lvlText w:val="%1.%2"/>
      <w:lvlJc w:val="left"/>
      <w:pPr>
        <w:ind w:left="992" w:hanging="567"/>
      </w:pPr>
      <w:rPr>
        <w:rFonts w:ascii="Times New Roman" w:hAnsi="Times New Roman" w:cs="Times New Roman" w:hint="default"/>
      </w:rPr>
    </w:lvl>
    <w:lvl w:ilvl="2">
      <w:start w:val="1"/>
      <w:numFmt w:val="decimal"/>
      <w:pStyle w:val="3"/>
      <w:lvlText w:val="%1.%2.%3"/>
      <w:lvlJc w:val="left"/>
      <w:pPr>
        <w:ind w:left="993" w:hanging="567"/>
      </w:pPr>
      <w:rPr>
        <w:rFonts w:ascii="Times New Roman" w:hAnsi="Times New Roman" w:cs="Times New Roman" w:hint="default"/>
      </w:rPr>
    </w:lvl>
    <w:lvl w:ilvl="3">
      <w:start w:val="1"/>
      <w:numFmt w:val="decimal"/>
      <w:pStyle w:val="2"/>
      <w:lvlText w:val="%1.%2.%3.%4"/>
      <w:lvlJc w:val="left"/>
      <w:pPr>
        <w:ind w:left="113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39227AAF"/>
    <w:multiLevelType w:val="hybridMultilevel"/>
    <w:tmpl w:val="86865430"/>
    <w:lvl w:ilvl="0" w:tplc="12C8DC08">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B37743D"/>
    <w:multiLevelType w:val="hybridMultilevel"/>
    <w:tmpl w:val="5136FF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3D8C51F3"/>
    <w:multiLevelType w:val="hybridMultilevel"/>
    <w:tmpl w:val="E4FAED20"/>
    <w:lvl w:ilvl="0" w:tplc="197AACF6">
      <w:start w:val="1"/>
      <w:numFmt w:val="decimal"/>
      <w:suff w:val="nothing"/>
      <w:lvlText w:val="%1)"/>
      <w:lvlJc w:val="left"/>
      <w:pPr>
        <w:ind w:left="1146" w:hanging="720"/>
      </w:pPr>
      <w:rPr>
        <w:rFonts w:hint="default"/>
      </w:rPr>
    </w:lvl>
    <w:lvl w:ilvl="1" w:tplc="04090019" w:tentative="1">
      <w:start w:val="1"/>
      <w:numFmt w:val="lowerLetter"/>
      <w:lvlText w:val="%2)"/>
      <w:lvlJc w:val="left"/>
      <w:pPr>
        <w:ind w:left="1686" w:hanging="420"/>
      </w:pPr>
    </w:lvl>
    <w:lvl w:ilvl="2" w:tplc="0409001B" w:tentative="1">
      <w:start w:val="1"/>
      <w:numFmt w:val="lowerRoman"/>
      <w:lvlText w:val="%3."/>
      <w:lvlJc w:val="right"/>
      <w:pPr>
        <w:ind w:left="2106" w:hanging="420"/>
      </w:pPr>
    </w:lvl>
    <w:lvl w:ilvl="3" w:tplc="0409000F" w:tentative="1">
      <w:start w:val="1"/>
      <w:numFmt w:val="decimal"/>
      <w:lvlText w:val="%4."/>
      <w:lvlJc w:val="left"/>
      <w:pPr>
        <w:ind w:left="2526" w:hanging="420"/>
      </w:pPr>
    </w:lvl>
    <w:lvl w:ilvl="4" w:tplc="04090019" w:tentative="1">
      <w:start w:val="1"/>
      <w:numFmt w:val="lowerLetter"/>
      <w:lvlText w:val="%5)"/>
      <w:lvlJc w:val="left"/>
      <w:pPr>
        <w:ind w:left="2946" w:hanging="420"/>
      </w:pPr>
    </w:lvl>
    <w:lvl w:ilvl="5" w:tplc="0409001B" w:tentative="1">
      <w:start w:val="1"/>
      <w:numFmt w:val="lowerRoman"/>
      <w:lvlText w:val="%6."/>
      <w:lvlJc w:val="right"/>
      <w:pPr>
        <w:ind w:left="3366" w:hanging="420"/>
      </w:pPr>
    </w:lvl>
    <w:lvl w:ilvl="6" w:tplc="0409000F" w:tentative="1">
      <w:start w:val="1"/>
      <w:numFmt w:val="decimal"/>
      <w:lvlText w:val="%7."/>
      <w:lvlJc w:val="left"/>
      <w:pPr>
        <w:ind w:left="3786" w:hanging="420"/>
      </w:pPr>
    </w:lvl>
    <w:lvl w:ilvl="7" w:tplc="04090019" w:tentative="1">
      <w:start w:val="1"/>
      <w:numFmt w:val="lowerLetter"/>
      <w:lvlText w:val="%8)"/>
      <w:lvlJc w:val="left"/>
      <w:pPr>
        <w:ind w:left="4206" w:hanging="420"/>
      </w:pPr>
    </w:lvl>
    <w:lvl w:ilvl="8" w:tplc="0409001B" w:tentative="1">
      <w:start w:val="1"/>
      <w:numFmt w:val="lowerRoman"/>
      <w:lvlText w:val="%9."/>
      <w:lvlJc w:val="right"/>
      <w:pPr>
        <w:ind w:left="4626" w:hanging="420"/>
      </w:pPr>
    </w:lvl>
  </w:abstractNum>
  <w:abstractNum w:abstractNumId="18">
    <w:nsid w:val="48187583"/>
    <w:multiLevelType w:val="multilevel"/>
    <w:tmpl w:val="3252EB08"/>
    <w:lvl w:ilvl="0">
      <w:start w:val="1"/>
      <w:numFmt w:val="decimal"/>
      <w:suff w:val="space"/>
      <w:lvlText w:val="%1"/>
      <w:lvlJc w:val="left"/>
      <w:pPr>
        <w:ind w:left="425" w:hanging="425"/>
      </w:pPr>
      <w:rPr>
        <w:rFonts w:hint="default"/>
      </w:rPr>
    </w:lvl>
    <w:lvl w:ilvl="1">
      <w:start w:val="1"/>
      <w:numFmt w:val="decimal"/>
      <w:lvlText w:val="%1.%2"/>
      <w:lvlJc w:val="left"/>
      <w:pPr>
        <w:ind w:left="992"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4D0219E8"/>
    <w:multiLevelType w:val="hybridMultilevel"/>
    <w:tmpl w:val="3F503B26"/>
    <w:lvl w:ilvl="0" w:tplc="05585D3A">
      <w:start w:val="1"/>
      <w:numFmt w:val="decimal"/>
      <w:lvlText w:val="(%1)"/>
      <w:lvlJc w:val="left"/>
      <w:pPr>
        <w:ind w:left="840" w:hanging="420"/>
      </w:pPr>
      <w:rPr>
        <w:rFonts w:ascii="Times New Roman" w:eastAsia="MS Mincho" w:hAnsi="Times New Roman" w:cs="Times New Roman"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DAE3F48"/>
    <w:multiLevelType w:val="hybridMultilevel"/>
    <w:tmpl w:val="D526A2C4"/>
    <w:lvl w:ilvl="0" w:tplc="05585D3A">
      <w:start w:val="1"/>
      <w:numFmt w:val="decimal"/>
      <w:lvlText w:val="(%1)"/>
      <w:lvlJc w:val="left"/>
      <w:pPr>
        <w:ind w:left="840" w:hanging="420"/>
      </w:pPr>
      <w:rPr>
        <w:rFonts w:ascii="Times New Roman" w:eastAsia="MS Mincho" w:hAnsi="Times New Roman" w:cs="Times New Roman"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nsid w:val="52CF2122"/>
    <w:multiLevelType w:val="hybridMultilevel"/>
    <w:tmpl w:val="39B4310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30F20A1"/>
    <w:multiLevelType w:val="hybridMultilevel"/>
    <w:tmpl w:val="FFD2ABEE"/>
    <w:lvl w:ilvl="0" w:tplc="435C923A">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6A52FD9"/>
    <w:multiLevelType w:val="hybridMultilevel"/>
    <w:tmpl w:val="B3D0D656"/>
    <w:lvl w:ilvl="0" w:tplc="E4F4F4B6">
      <w:start w:val="3"/>
      <w:numFmt w:val="decimal"/>
      <w:lvlText w:val="%1)"/>
      <w:lvlJc w:val="left"/>
      <w:pPr>
        <w:ind w:left="87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254F4F"/>
    <w:multiLevelType w:val="hybridMultilevel"/>
    <w:tmpl w:val="877AD2B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82D7D6F"/>
    <w:multiLevelType w:val="hybridMultilevel"/>
    <w:tmpl w:val="15FCCF90"/>
    <w:lvl w:ilvl="0" w:tplc="0FA0C932">
      <w:start w:val="1"/>
      <w:numFmt w:val="decimal"/>
      <w:suff w:val="nothing"/>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9D62BE2"/>
    <w:multiLevelType w:val="hybridMultilevel"/>
    <w:tmpl w:val="7166D30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9EF7FD9"/>
    <w:multiLevelType w:val="hybridMultilevel"/>
    <w:tmpl w:val="C93C894C"/>
    <w:lvl w:ilvl="0" w:tplc="9E3E2F30">
      <w:start w:val="1"/>
      <w:numFmt w:val="decimal"/>
      <w:suff w:val="nothing"/>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60394228"/>
    <w:multiLevelType w:val="hybridMultilevel"/>
    <w:tmpl w:val="E4FAED20"/>
    <w:lvl w:ilvl="0" w:tplc="197AACF6">
      <w:start w:val="1"/>
      <w:numFmt w:val="decimal"/>
      <w:suff w:val="nothing"/>
      <w:lvlText w:val="%1)"/>
      <w:lvlJc w:val="left"/>
      <w:pPr>
        <w:ind w:left="72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7359723A"/>
    <w:multiLevelType w:val="hybridMultilevel"/>
    <w:tmpl w:val="15F252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nsid w:val="781B6812"/>
    <w:multiLevelType w:val="hybridMultilevel"/>
    <w:tmpl w:val="E12A9B94"/>
    <w:lvl w:ilvl="0" w:tplc="04090011">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7A641F1A"/>
    <w:multiLevelType w:val="hybridMultilevel"/>
    <w:tmpl w:val="F50C91DE"/>
    <w:lvl w:ilvl="0" w:tplc="539E268E">
      <w:start w:val="1"/>
      <w:numFmt w:val="decimal"/>
      <w:suff w:val="nothing"/>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7D144387"/>
    <w:multiLevelType w:val="multilevel"/>
    <w:tmpl w:val="85B8678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pStyle w:val="a"/>
      <w:lvlText w:val="%1.%2.%3.%4"/>
      <w:lvlJc w:val="left"/>
      <w:pPr>
        <w:ind w:left="1134" w:hanging="708"/>
      </w:pPr>
      <w:rPr>
        <w:rFonts w:ascii="Times New Roman" w:hAnsi="Times New Roman" w:cs="Times New Roman" w:hint="default"/>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nsid w:val="7D29514F"/>
    <w:multiLevelType w:val="hybridMultilevel"/>
    <w:tmpl w:val="01E2A7C0"/>
    <w:lvl w:ilvl="0" w:tplc="803639A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15"/>
  </w:num>
  <w:num w:numId="3">
    <w:abstractNumId w:val="12"/>
  </w:num>
  <w:num w:numId="4">
    <w:abstractNumId w:val="5"/>
  </w:num>
  <w:num w:numId="5">
    <w:abstractNumId w:val="9"/>
  </w:num>
  <w:num w:numId="6">
    <w:abstractNumId w:val="6"/>
  </w:num>
  <w:num w:numId="7">
    <w:abstractNumId w:val="7"/>
  </w:num>
  <w:num w:numId="8">
    <w:abstractNumId w:val="13"/>
  </w:num>
  <w:num w:numId="9">
    <w:abstractNumId w:val="0"/>
  </w:num>
  <w:num w:numId="10">
    <w:abstractNumId w:val="30"/>
  </w:num>
  <w:num w:numId="11">
    <w:abstractNumId w:val="31"/>
  </w:num>
  <w:num w:numId="12">
    <w:abstractNumId w:val="34"/>
  </w:num>
  <w:num w:numId="13">
    <w:abstractNumId w:val="32"/>
  </w:num>
  <w:num w:numId="14">
    <w:abstractNumId w:val="1"/>
  </w:num>
  <w:num w:numId="15">
    <w:abstractNumId w:val="26"/>
  </w:num>
  <w:num w:numId="16">
    <w:abstractNumId w:val="28"/>
  </w:num>
  <w:num w:numId="17">
    <w:abstractNumId w:val="14"/>
  </w:num>
  <w:num w:numId="18">
    <w:abstractNumId w:val="33"/>
  </w:num>
  <w:num w:numId="19">
    <w:abstractNumId w:val="3"/>
  </w:num>
  <w:num w:numId="20">
    <w:abstractNumId w:val="20"/>
  </w:num>
  <w:num w:numId="21">
    <w:abstractNumId w:val="11"/>
  </w:num>
  <w:num w:numId="22">
    <w:abstractNumId w:val="2"/>
  </w:num>
  <w:num w:numId="23">
    <w:abstractNumId w:val="19"/>
  </w:num>
  <w:num w:numId="24">
    <w:abstractNumId w:val="10"/>
  </w:num>
  <w:num w:numId="25">
    <w:abstractNumId w:val="22"/>
  </w:num>
  <w:num w:numId="26">
    <w:abstractNumId w:val="21"/>
  </w:num>
  <w:num w:numId="27">
    <w:abstractNumId w:val="29"/>
  </w:num>
  <w:num w:numId="28">
    <w:abstractNumId w:val="17"/>
  </w:num>
  <w:num w:numId="29">
    <w:abstractNumId w:val="27"/>
  </w:num>
  <w:num w:numId="30">
    <w:abstractNumId w:val="25"/>
  </w:num>
  <w:num w:numId="31">
    <w:abstractNumId w:val="4"/>
  </w:num>
  <w:num w:numId="32">
    <w:abstractNumId w:val="24"/>
  </w:num>
  <w:num w:numId="33">
    <w:abstractNumId w:val="23"/>
  </w:num>
  <w:num w:numId="34">
    <w:abstractNumId w:val="8"/>
  </w:num>
  <w:num w:numId="35">
    <w:abstractNumId w:val="16"/>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fl">
    <w15:presenceInfo w15:providerId="None" w15:userId="df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C9C"/>
    <w:rsid w:val="000046EA"/>
    <w:rsid w:val="000068C1"/>
    <w:rsid w:val="000120F2"/>
    <w:rsid w:val="00014D85"/>
    <w:rsid w:val="000212FB"/>
    <w:rsid w:val="00022798"/>
    <w:rsid w:val="000268A5"/>
    <w:rsid w:val="000313B0"/>
    <w:rsid w:val="00034CE6"/>
    <w:rsid w:val="00035EFE"/>
    <w:rsid w:val="000377F9"/>
    <w:rsid w:val="00043214"/>
    <w:rsid w:val="00046646"/>
    <w:rsid w:val="00050802"/>
    <w:rsid w:val="00050F71"/>
    <w:rsid w:val="00056FF8"/>
    <w:rsid w:val="00057114"/>
    <w:rsid w:val="0005751A"/>
    <w:rsid w:val="0006073A"/>
    <w:rsid w:val="0006143F"/>
    <w:rsid w:val="000701BA"/>
    <w:rsid w:val="0008036B"/>
    <w:rsid w:val="00085CEB"/>
    <w:rsid w:val="00085E58"/>
    <w:rsid w:val="0009003B"/>
    <w:rsid w:val="0009274F"/>
    <w:rsid w:val="0009773D"/>
    <w:rsid w:val="000A0D4F"/>
    <w:rsid w:val="000A33ED"/>
    <w:rsid w:val="000B0844"/>
    <w:rsid w:val="000B0B92"/>
    <w:rsid w:val="000B3887"/>
    <w:rsid w:val="000C1E6F"/>
    <w:rsid w:val="000C302B"/>
    <w:rsid w:val="000C4BE8"/>
    <w:rsid w:val="000C697B"/>
    <w:rsid w:val="000D200F"/>
    <w:rsid w:val="000D2992"/>
    <w:rsid w:val="000D3D6D"/>
    <w:rsid w:val="000D5CA3"/>
    <w:rsid w:val="000D5FCA"/>
    <w:rsid w:val="000D6FB8"/>
    <w:rsid w:val="000D7556"/>
    <w:rsid w:val="000D784E"/>
    <w:rsid w:val="000E0982"/>
    <w:rsid w:val="000E2A87"/>
    <w:rsid w:val="000E32A6"/>
    <w:rsid w:val="000E7158"/>
    <w:rsid w:val="000F137E"/>
    <w:rsid w:val="000F3D60"/>
    <w:rsid w:val="000F541A"/>
    <w:rsid w:val="000F5611"/>
    <w:rsid w:val="000F5AEE"/>
    <w:rsid w:val="00105E40"/>
    <w:rsid w:val="00114799"/>
    <w:rsid w:val="001153B5"/>
    <w:rsid w:val="00117C63"/>
    <w:rsid w:val="00117EA3"/>
    <w:rsid w:val="00120C0C"/>
    <w:rsid w:val="001222B5"/>
    <w:rsid w:val="00122485"/>
    <w:rsid w:val="0012251F"/>
    <w:rsid w:val="0012474E"/>
    <w:rsid w:val="00137BA9"/>
    <w:rsid w:val="0014046D"/>
    <w:rsid w:val="00141E13"/>
    <w:rsid w:val="0014598F"/>
    <w:rsid w:val="00147C62"/>
    <w:rsid w:val="001538C5"/>
    <w:rsid w:val="001557D1"/>
    <w:rsid w:val="0015681E"/>
    <w:rsid w:val="001569F8"/>
    <w:rsid w:val="0016152D"/>
    <w:rsid w:val="001621FC"/>
    <w:rsid w:val="00164387"/>
    <w:rsid w:val="001653B4"/>
    <w:rsid w:val="0016541E"/>
    <w:rsid w:val="001665AE"/>
    <w:rsid w:val="0016726E"/>
    <w:rsid w:val="00175B16"/>
    <w:rsid w:val="00182FDC"/>
    <w:rsid w:val="001854FE"/>
    <w:rsid w:val="0019136C"/>
    <w:rsid w:val="0019400D"/>
    <w:rsid w:val="001970D6"/>
    <w:rsid w:val="00197D8E"/>
    <w:rsid w:val="001A062F"/>
    <w:rsid w:val="001A4077"/>
    <w:rsid w:val="001B3E5E"/>
    <w:rsid w:val="001C2F2B"/>
    <w:rsid w:val="001C443D"/>
    <w:rsid w:val="001C4CFC"/>
    <w:rsid w:val="001D0D89"/>
    <w:rsid w:val="001D20A2"/>
    <w:rsid w:val="001D2A70"/>
    <w:rsid w:val="001D79FC"/>
    <w:rsid w:val="001E4891"/>
    <w:rsid w:val="001E5CF1"/>
    <w:rsid w:val="001F221C"/>
    <w:rsid w:val="001F2F69"/>
    <w:rsid w:val="001F3927"/>
    <w:rsid w:val="001F493E"/>
    <w:rsid w:val="001F51B4"/>
    <w:rsid w:val="001F5C4F"/>
    <w:rsid w:val="0020172A"/>
    <w:rsid w:val="00203485"/>
    <w:rsid w:val="00210297"/>
    <w:rsid w:val="0021252A"/>
    <w:rsid w:val="0021429E"/>
    <w:rsid w:val="00217901"/>
    <w:rsid w:val="002216A0"/>
    <w:rsid w:val="002226BB"/>
    <w:rsid w:val="00222BF7"/>
    <w:rsid w:val="00226AA0"/>
    <w:rsid w:val="00227045"/>
    <w:rsid w:val="00236E57"/>
    <w:rsid w:val="002404D9"/>
    <w:rsid w:val="00241064"/>
    <w:rsid w:val="002440BA"/>
    <w:rsid w:val="00251E39"/>
    <w:rsid w:val="00253CFC"/>
    <w:rsid w:val="00253ECB"/>
    <w:rsid w:val="00257198"/>
    <w:rsid w:val="0026195D"/>
    <w:rsid w:val="002624B9"/>
    <w:rsid w:val="002643D4"/>
    <w:rsid w:val="00264B4D"/>
    <w:rsid w:val="00265DB7"/>
    <w:rsid w:val="00266C94"/>
    <w:rsid w:val="002675E2"/>
    <w:rsid w:val="00267E7E"/>
    <w:rsid w:val="00277047"/>
    <w:rsid w:val="002778E1"/>
    <w:rsid w:val="0028639E"/>
    <w:rsid w:val="00287567"/>
    <w:rsid w:val="002913CF"/>
    <w:rsid w:val="0029161A"/>
    <w:rsid w:val="002925EB"/>
    <w:rsid w:val="002A32D1"/>
    <w:rsid w:val="002A3A95"/>
    <w:rsid w:val="002A528F"/>
    <w:rsid w:val="002A5A13"/>
    <w:rsid w:val="002A70EB"/>
    <w:rsid w:val="002B1582"/>
    <w:rsid w:val="002B16F6"/>
    <w:rsid w:val="002B3BA3"/>
    <w:rsid w:val="002B3C30"/>
    <w:rsid w:val="002B4E76"/>
    <w:rsid w:val="002B6192"/>
    <w:rsid w:val="002C3E56"/>
    <w:rsid w:val="002C6AC1"/>
    <w:rsid w:val="002D1194"/>
    <w:rsid w:val="002D2061"/>
    <w:rsid w:val="002D208E"/>
    <w:rsid w:val="002D4E92"/>
    <w:rsid w:val="002D50E3"/>
    <w:rsid w:val="002D5340"/>
    <w:rsid w:val="002E345D"/>
    <w:rsid w:val="002E3E7C"/>
    <w:rsid w:val="002E47F9"/>
    <w:rsid w:val="002E7C16"/>
    <w:rsid w:val="002F19F5"/>
    <w:rsid w:val="002F37BA"/>
    <w:rsid w:val="00301DE6"/>
    <w:rsid w:val="003020B7"/>
    <w:rsid w:val="0030490A"/>
    <w:rsid w:val="003058A7"/>
    <w:rsid w:val="00305E76"/>
    <w:rsid w:val="00310B58"/>
    <w:rsid w:val="00314723"/>
    <w:rsid w:val="00315145"/>
    <w:rsid w:val="0032245C"/>
    <w:rsid w:val="0032281E"/>
    <w:rsid w:val="00322D10"/>
    <w:rsid w:val="00324FDB"/>
    <w:rsid w:val="0032570B"/>
    <w:rsid w:val="003312C4"/>
    <w:rsid w:val="00331311"/>
    <w:rsid w:val="00334745"/>
    <w:rsid w:val="00336631"/>
    <w:rsid w:val="00337715"/>
    <w:rsid w:val="003424E1"/>
    <w:rsid w:val="00342522"/>
    <w:rsid w:val="00342C40"/>
    <w:rsid w:val="00344F8D"/>
    <w:rsid w:val="00345BC5"/>
    <w:rsid w:val="00345EF0"/>
    <w:rsid w:val="003533CD"/>
    <w:rsid w:val="003543F5"/>
    <w:rsid w:val="00354B0E"/>
    <w:rsid w:val="00354CDD"/>
    <w:rsid w:val="003560ED"/>
    <w:rsid w:val="0036302E"/>
    <w:rsid w:val="0036506E"/>
    <w:rsid w:val="00371651"/>
    <w:rsid w:val="00371F25"/>
    <w:rsid w:val="00371FB6"/>
    <w:rsid w:val="00377685"/>
    <w:rsid w:val="003844F3"/>
    <w:rsid w:val="00384565"/>
    <w:rsid w:val="00391AD6"/>
    <w:rsid w:val="00392C9C"/>
    <w:rsid w:val="00392CDF"/>
    <w:rsid w:val="0039673F"/>
    <w:rsid w:val="00396C2C"/>
    <w:rsid w:val="003A24BA"/>
    <w:rsid w:val="003A4DD4"/>
    <w:rsid w:val="003A7B53"/>
    <w:rsid w:val="003B0E27"/>
    <w:rsid w:val="003B1ECE"/>
    <w:rsid w:val="003B2E9F"/>
    <w:rsid w:val="003B6819"/>
    <w:rsid w:val="003B694B"/>
    <w:rsid w:val="003C32E1"/>
    <w:rsid w:val="003C37EE"/>
    <w:rsid w:val="003C483B"/>
    <w:rsid w:val="003C5B43"/>
    <w:rsid w:val="003C70AC"/>
    <w:rsid w:val="003D163D"/>
    <w:rsid w:val="003D25FB"/>
    <w:rsid w:val="003D2C04"/>
    <w:rsid w:val="003D5707"/>
    <w:rsid w:val="003E6251"/>
    <w:rsid w:val="003F6ED0"/>
    <w:rsid w:val="003F7468"/>
    <w:rsid w:val="0040012C"/>
    <w:rsid w:val="004034C1"/>
    <w:rsid w:val="004038AF"/>
    <w:rsid w:val="0040642C"/>
    <w:rsid w:val="00410409"/>
    <w:rsid w:val="004169CF"/>
    <w:rsid w:val="00416B86"/>
    <w:rsid w:val="00432259"/>
    <w:rsid w:val="004324FA"/>
    <w:rsid w:val="00433F17"/>
    <w:rsid w:val="00447257"/>
    <w:rsid w:val="00451394"/>
    <w:rsid w:val="00453712"/>
    <w:rsid w:val="00461683"/>
    <w:rsid w:val="00461F7E"/>
    <w:rsid w:val="0046267D"/>
    <w:rsid w:val="00463B12"/>
    <w:rsid w:val="00464844"/>
    <w:rsid w:val="00467BB2"/>
    <w:rsid w:val="004702FE"/>
    <w:rsid w:val="0047216F"/>
    <w:rsid w:val="004740A4"/>
    <w:rsid w:val="00474C8E"/>
    <w:rsid w:val="00480B41"/>
    <w:rsid w:val="00482FD4"/>
    <w:rsid w:val="004833E7"/>
    <w:rsid w:val="004837E9"/>
    <w:rsid w:val="00483970"/>
    <w:rsid w:val="0048411A"/>
    <w:rsid w:val="00485240"/>
    <w:rsid w:val="004902B9"/>
    <w:rsid w:val="00495502"/>
    <w:rsid w:val="00497A6C"/>
    <w:rsid w:val="004A07BC"/>
    <w:rsid w:val="004A5D81"/>
    <w:rsid w:val="004A60A4"/>
    <w:rsid w:val="004A7ECC"/>
    <w:rsid w:val="004B5396"/>
    <w:rsid w:val="004B7A70"/>
    <w:rsid w:val="004C0BB2"/>
    <w:rsid w:val="004C1049"/>
    <w:rsid w:val="004C2930"/>
    <w:rsid w:val="004C3099"/>
    <w:rsid w:val="004C3EA0"/>
    <w:rsid w:val="004C47A4"/>
    <w:rsid w:val="004C72E1"/>
    <w:rsid w:val="004D124C"/>
    <w:rsid w:val="004D2F95"/>
    <w:rsid w:val="004D5C45"/>
    <w:rsid w:val="004E2260"/>
    <w:rsid w:val="004F11B1"/>
    <w:rsid w:val="004F1882"/>
    <w:rsid w:val="004F5635"/>
    <w:rsid w:val="005014C2"/>
    <w:rsid w:val="00502709"/>
    <w:rsid w:val="00506A42"/>
    <w:rsid w:val="00511E56"/>
    <w:rsid w:val="0051256E"/>
    <w:rsid w:val="005126CB"/>
    <w:rsid w:val="00513B6E"/>
    <w:rsid w:val="00514AEF"/>
    <w:rsid w:val="00517BEB"/>
    <w:rsid w:val="00522842"/>
    <w:rsid w:val="00523E0B"/>
    <w:rsid w:val="00524556"/>
    <w:rsid w:val="005308FD"/>
    <w:rsid w:val="00533DC0"/>
    <w:rsid w:val="00535783"/>
    <w:rsid w:val="00540634"/>
    <w:rsid w:val="00541C01"/>
    <w:rsid w:val="005428FD"/>
    <w:rsid w:val="00542CD1"/>
    <w:rsid w:val="005430CF"/>
    <w:rsid w:val="00543908"/>
    <w:rsid w:val="00555768"/>
    <w:rsid w:val="00557F2A"/>
    <w:rsid w:val="005607B2"/>
    <w:rsid w:val="005611B9"/>
    <w:rsid w:val="00562AE6"/>
    <w:rsid w:val="00565C95"/>
    <w:rsid w:val="0057278B"/>
    <w:rsid w:val="0057291A"/>
    <w:rsid w:val="00583F07"/>
    <w:rsid w:val="00585488"/>
    <w:rsid w:val="00586766"/>
    <w:rsid w:val="00586E7B"/>
    <w:rsid w:val="0059020E"/>
    <w:rsid w:val="00590A9E"/>
    <w:rsid w:val="00590F82"/>
    <w:rsid w:val="00594070"/>
    <w:rsid w:val="005A3761"/>
    <w:rsid w:val="005A58B3"/>
    <w:rsid w:val="005A6814"/>
    <w:rsid w:val="005B1337"/>
    <w:rsid w:val="005C0D30"/>
    <w:rsid w:val="005C4074"/>
    <w:rsid w:val="005C4B78"/>
    <w:rsid w:val="005D794B"/>
    <w:rsid w:val="005E3B31"/>
    <w:rsid w:val="005E4068"/>
    <w:rsid w:val="005F074B"/>
    <w:rsid w:val="005F3DFD"/>
    <w:rsid w:val="005F4672"/>
    <w:rsid w:val="005F4D1E"/>
    <w:rsid w:val="005F55A9"/>
    <w:rsid w:val="005F72A8"/>
    <w:rsid w:val="005F73C9"/>
    <w:rsid w:val="005F7DC8"/>
    <w:rsid w:val="006010F0"/>
    <w:rsid w:val="006022BC"/>
    <w:rsid w:val="00605DED"/>
    <w:rsid w:val="006064C9"/>
    <w:rsid w:val="006102FE"/>
    <w:rsid w:val="006104FC"/>
    <w:rsid w:val="00613B8E"/>
    <w:rsid w:val="00616EFC"/>
    <w:rsid w:val="00630A94"/>
    <w:rsid w:val="00630B2C"/>
    <w:rsid w:val="00635AA1"/>
    <w:rsid w:val="0064037A"/>
    <w:rsid w:val="006430A9"/>
    <w:rsid w:val="00645DA8"/>
    <w:rsid w:val="00651C02"/>
    <w:rsid w:val="006531A0"/>
    <w:rsid w:val="00656235"/>
    <w:rsid w:val="006562C2"/>
    <w:rsid w:val="00656ADC"/>
    <w:rsid w:val="00657F3C"/>
    <w:rsid w:val="00660C5E"/>
    <w:rsid w:val="00661626"/>
    <w:rsid w:val="0066336B"/>
    <w:rsid w:val="00663EC3"/>
    <w:rsid w:val="00665CBB"/>
    <w:rsid w:val="006770A3"/>
    <w:rsid w:val="0067715B"/>
    <w:rsid w:val="00680ABF"/>
    <w:rsid w:val="00680C99"/>
    <w:rsid w:val="006821BE"/>
    <w:rsid w:val="006913EE"/>
    <w:rsid w:val="00692EA4"/>
    <w:rsid w:val="0069647D"/>
    <w:rsid w:val="00696A23"/>
    <w:rsid w:val="00697B31"/>
    <w:rsid w:val="006A090A"/>
    <w:rsid w:val="006A6545"/>
    <w:rsid w:val="006A7608"/>
    <w:rsid w:val="006A76D4"/>
    <w:rsid w:val="006A7A5A"/>
    <w:rsid w:val="006B0194"/>
    <w:rsid w:val="006B0FD1"/>
    <w:rsid w:val="006B415B"/>
    <w:rsid w:val="006B49A9"/>
    <w:rsid w:val="006B79B8"/>
    <w:rsid w:val="006B7D6E"/>
    <w:rsid w:val="006C5FC9"/>
    <w:rsid w:val="006D01DD"/>
    <w:rsid w:val="006D0DA5"/>
    <w:rsid w:val="006D135B"/>
    <w:rsid w:val="006D28BF"/>
    <w:rsid w:val="006D3A14"/>
    <w:rsid w:val="006D471F"/>
    <w:rsid w:val="006D572F"/>
    <w:rsid w:val="006D6016"/>
    <w:rsid w:val="006E0055"/>
    <w:rsid w:val="006E0506"/>
    <w:rsid w:val="006E115D"/>
    <w:rsid w:val="006E1D22"/>
    <w:rsid w:val="006E2E2F"/>
    <w:rsid w:val="006E2E9B"/>
    <w:rsid w:val="006E35AA"/>
    <w:rsid w:val="006E43C7"/>
    <w:rsid w:val="006E55D8"/>
    <w:rsid w:val="006E57FE"/>
    <w:rsid w:val="006F13B6"/>
    <w:rsid w:val="006F2A18"/>
    <w:rsid w:val="006F2A31"/>
    <w:rsid w:val="006F4842"/>
    <w:rsid w:val="00701663"/>
    <w:rsid w:val="00702CD3"/>
    <w:rsid w:val="007036AD"/>
    <w:rsid w:val="0070376E"/>
    <w:rsid w:val="00703BE3"/>
    <w:rsid w:val="00704CB6"/>
    <w:rsid w:val="0071308C"/>
    <w:rsid w:val="0071538A"/>
    <w:rsid w:val="007164AD"/>
    <w:rsid w:val="00720466"/>
    <w:rsid w:val="007229B5"/>
    <w:rsid w:val="00730405"/>
    <w:rsid w:val="007345DC"/>
    <w:rsid w:val="00742708"/>
    <w:rsid w:val="0074633C"/>
    <w:rsid w:val="00746A49"/>
    <w:rsid w:val="00750A37"/>
    <w:rsid w:val="00750A5B"/>
    <w:rsid w:val="007602E5"/>
    <w:rsid w:val="00766161"/>
    <w:rsid w:val="00767341"/>
    <w:rsid w:val="0077664D"/>
    <w:rsid w:val="00776A17"/>
    <w:rsid w:val="007823AF"/>
    <w:rsid w:val="0079136E"/>
    <w:rsid w:val="00792DA7"/>
    <w:rsid w:val="00793CC1"/>
    <w:rsid w:val="0079493E"/>
    <w:rsid w:val="00797894"/>
    <w:rsid w:val="007A2A61"/>
    <w:rsid w:val="007A38D4"/>
    <w:rsid w:val="007A43FA"/>
    <w:rsid w:val="007A4468"/>
    <w:rsid w:val="007A44EA"/>
    <w:rsid w:val="007B3F2D"/>
    <w:rsid w:val="007C2334"/>
    <w:rsid w:val="007C331F"/>
    <w:rsid w:val="007C44AA"/>
    <w:rsid w:val="007C482D"/>
    <w:rsid w:val="007D0276"/>
    <w:rsid w:val="007D55CF"/>
    <w:rsid w:val="007E7AD0"/>
    <w:rsid w:val="007F0B50"/>
    <w:rsid w:val="007F36A7"/>
    <w:rsid w:val="007F5C36"/>
    <w:rsid w:val="008004A0"/>
    <w:rsid w:val="0080178F"/>
    <w:rsid w:val="00802ED9"/>
    <w:rsid w:val="0080336C"/>
    <w:rsid w:val="0080357F"/>
    <w:rsid w:val="008077A0"/>
    <w:rsid w:val="00815B50"/>
    <w:rsid w:val="00817B3E"/>
    <w:rsid w:val="008203D5"/>
    <w:rsid w:val="0082186C"/>
    <w:rsid w:val="00824416"/>
    <w:rsid w:val="0082550F"/>
    <w:rsid w:val="00826816"/>
    <w:rsid w:val="00831D06"/>
    <w:rsid w:val="008355A2"/>
    <w:rsid w:val="00837B97"/>
    <w:rsid w:val="00840456"/>
    <w:rsid w:val="00840EC9"/>
    <w:rsid w:val="00840FCE"/>
    <w:rsid w:val="00842BE1"/>
    <w:rsid w:val="00843DAA"/>
    <w:rsid w:val="00843EAE"/>
    <w:rsid w:val="00843F32"/>
    <w:rsid w:val="0084425E"/>
    <w:rsid w:val="0084485C"/>
    <w:rsid w:val="00845B05"/>
    <w:rsid w:val="00850371"/>
    <w:rsid w:val="0085422C"/>
    <w:rsid w:val="008544F1"/>
    <w:rsid w:val="00854D34"/>
    <w:rsid w:val="00855C59"/>
    <w:rsid w:val="008577CA"/>
    <w:rsid w:val="008610F6"/>
    <w:rsid w:val="008643E2"/>
    <w:rsid w:val="008654B9"/>
    <w:rsid w:val="00865B57"/>
    <w:rsid w:val="00867A20"/>
    <w:rsid w:val="00870244"/>
    <w:rsid w:val="00870308"/>
    <w:rsid w:val="008712B8"/>
    <w:rsid w:val="00874B59"/>
    <w:rsid w:val="00874BA3"/>
    <w:rsid w:val="008814FB"/>
    <w:rsid w:val="008850B3"/>
    <w:rsid w:val="008A18B7"/>
    <w:rsid w:val="008A22AD"/>
    <w:rsid w:val="008A231B"/>
    <w:rsid w:val="008A3496"/>
    <w:rsid w:val="008B09F4"/>
    <w:rsid w:val="008B40F9"/>
    <w:rsid w:val="008B6274"/>
    <w:rsid w:val="008C044B"/>
    <w:rsid w:val="008C09B1"/>
    <w:rsid w:val="008C1757"/>
    <w:rsid w:val="008C7915"/>
    <w:rsid w:val="008D1D7B"/>
    <w:rsid w:val="008D3BC7"/>
    <w:rsid w:val="008D4995"/>
    <w:rsid w:val="008D796B"/>
    <w:rsid w:val="008E069A"/>
    <w:rsid w:val="008E0717"/>
    <w:rsid w:val="008E15F9"/>
    <w:rsid w:val="008E1613"/>
    <w:rsid w:val="008F1323"/>
    <w:rsid w:val="008F2CCA"/>
    <w:rsid w:val="008F5200"/>
    <w:rsid w:val="008F68D2"/>
    <w:rsid w:val="00902B44"/>
    <w:rsid w:val="00902FD5"/>
    <w:rsid w:val="00904A82"/>
    <w:rsid w:val="009066B8"/>
    <w:rsid w:val="00907856"/>
    <w:rsid w:val="00910789"/>
    <w:rsid w:val="00911735"/>
    <w:rsid w:val="00915275"/>
    <w:rsid w:val="00921DD1"/>
    <w:rsid w:val="00922C77"/>
    <w:rsid w:val="00923177"/>
    <w:rsid w:val="009260DE"/>
    <w:rsid w:val="0092681B"/>
    <w:rsid w:val="00931449"/>
    <w:rsid w:val="009376EB"/>
    <w:rsid w:val="00942A60"/>
    <w:rsid w:val="00947C49"/>
    <w:rsid w:val="009509A0"/>
    <w:rsid w:val="00953D29"/>
    <w:rsid w:val="0095587D"/>
    <w:rsid w:val="00957BEF"/>
    <w:rsid w:val="009631A0"/>
    <w:rsid w:val="00965293"/>
    <w:rsid w:val="00970EDC"/>
    <w:rsid w:val="0097280B"/>
    <w:rsid w:val="0097283B"/>
    <w:rsid w:val="0097459B"/>
    <w:rsid w:val="00974671"/>
    <w:rsid w:val="00975C57"/>
    <w:rsid w:val="009764A8"/>
    <w:rsid w:val="00982D72"/>
    <w:rsid w:val="00986A99"/>
    <w:rsid w:val="00987138"/>
    <w:rsid w:val="00990599"/>
    <w:rsid w:val="009913D0"/>
    <w:rsid w:val="009A5256"/>
    <w:rsid w:val="009A528D"/>
    <w:rsid w:val="009A53B2"/>
    <w:rsid w:val="009A5577"/>
    <w:rsid w:val="009B4260"/>
    <w:rsid w:val="009B47AC"/>
    <w:rsid w:val="009B501C"/>
    <w:rsid w:val="009B6A11"/>
    <w:rsid w:val="009C10A5"/>
    <w:rsid w:val="009C1543"/>
    <w:rsid w:val="009C1B62"/>
    <w:rsid w:val="009C2439"/>
    <w:rsid w:val="009C28C5"/>
    <w:rsid w:val="009C4AE7"/>
    <w:rsid w:val="009C7C03"/>
    <w:rsid w:val="009D083C"/>
    <w:rsid w:val="009D1B7F"/>
    <w:rsid w:val="009D3DE2"/>
    <w:rsid w:val="009E1F42"/>
    <w:rsid w:val="009E415A"/>
    <w:rsid w:val="009E508E"/>
    <w:rsid w:val="009F02DE"/>
    <w:rsid w:val="009F7602"/>
    <w:rsid w:val="00A02E93"/>
    <w:rsid w:val="00A14E77"/>
    <w:rsid w:val="00A20B54"/>
    <w:rsid w:val="00A22B6F"/>
    <w:rsid w:val="00A25B1D"/>
    <w:rsid w:val="00A30F83"/>
    <w:rsid w:val="00A31ADC"/>
    <w:rsid w:val="00A4198B"/>
    <w:rsid w:val="00A4590A"/>
    <w:rsid w:val="00A45AA1"/>
    <w:rsid w:val="00A5040E"/>
    <w:rsid w:val="00A53E45"/>
    <w:rsid w:val="00A5478A"/>
    <w:rsid w:val="00A54ABC"/>
    <w:rsid w:val="00A62D6C"/>
    <w:rsid w:val="00A63D9B"/>
    <w:rsid w:val="00A65699"/>
    <w:rsid w:val="00A6655D"/>
    <w:rsid w:val="00A73D92"/>
    <w:rsid w:val="00A753CA"/>
    <w:rsid w:val="00A77250"/>
    <w:rsid w:val="00A8063D"/>
    <w:rsid w:val="00A80F7D"/>
    <w:rsid w:val="00A85B5A"/>
    <w:rsid w:val="00A963B9"/>
    <w:rsid w:val="00AA2824"/>
    <w:rsid w:val="00AA4958"/>
    <w:rsid w:val="00AA6D91"/>
    <w:rsid w:val="00AA78B3"/>
    <w:rsid w:val="00AB02EE"/>
    <w:rsid w:val="00AB25F6"/>
    <w:rsid w:val="00AB449A"/>
    <w:rsid w:val="00AB7C2B"/>
    <w:rsid w:val="00AC0154"/>
    <w:rsid w:val="00AC4276"/>
    <w:rsid w:val="00AC4CBC"/>
    <w:rsid w:val="00AC6BB3"/>
    <w:rsid w:val="00AD384A"/>
    <w:rsid w:val="00AD4A77"/>
    <w:rsid w:val="00AD7D3F"/>
    <w:rsid w:val="00AF0F5B"/>
    <w:rsid w:val="00B000C4"/>
    <w:rsid w:val="00B00355"/>
    <w:rsid w:val="00B027F5"/>
    <w:rsid w:val="00B0282F"/>
    <w:rsid w:val="00B02E5A"/>
    <w:rsid w:val="00B045E4"/>
    <w:rsid w:val="00B05079"/>
    <w:rsid w:val="00B05E53"/>
    <w:rsid w:val="00B1071D"/>
    <w:rsid w:val="00B10AC1"/>
    <w:rsid w:val="00B10B51"/>
    <w:rsid w:val="00B15713"/>
    <w:rsid w:val="00B163F3"/>
    <w:rsid w:val="00B17220"/>
    <w:rsid w:val="00B17C3B"/>
    <w:rsid w:val="00B20AC2"/>
    <w:rsid w:val="00B218E9"/>
    <w:rsid w:val="00B23234"/>
    <w:rsid w:val="00B24BB3"/>
    <w:rsid w:val="00B25DC1"/>
    <w:rsid w:val="00B3555F"/>
    <w:rsid w:val="00B41FAC"/>
    <w:rsid w:val="00B43051"/>
    <w:rsid w:val="00B44D20"/>
    <w:rsid w:val="00B45D1B"/>
    <w:rsid w:val="00B45EA5"/>
    <w:rsid w:val="00B46DDD"/>
    <w:rsid w:val="00B47217"/>
    <w:rsid w:val="00B5334D"/>
    <w:rsid w:val="00B55AF2"/>
    <w:rsid w:val="00B55C7E"/>
    <w:rsid w:val="00B57F2B"/>
    <w:rsid w:val="00B611C2"/>
    <w:rsid w:val="00B623E1"/>
    <w:rsid w:val="00B640A5"/>
    <w:rsid w:val="00B67DCF"/>
    <w:rsid w:val="00B70075"/>
    <w:rsid w:val="00B7062D"/>
    <w:rsid w:val="00B73452"/>
    <w:rsid w:val="00B7405B"/>
    <w:rsid w:val="00B82C32"/>
    <w:rsid w:val="00B85F47"/>
    <w:rsid w:val="00B86CEC"/>
    <w:rsid w:val="00B87E58"/>
    <w:rsid w:val="00B91EE7"/>
    <w:rsid w:val="00B91FB0"/>
    <w:rsid w:val="00B9294F"/>
    <w:rsid w:val="00B92BCE"/>
    <w:rsid w:val="00B93878"/>
    <w:rsid w:val="00B94662"/>
    <w:rsid w:val="00B96D55"/>
    <w:rsid w:val="00B97F78"/>
    <w:rsid w:val="00BA0735"/>
    <w:rsid w:val="00BA12CE"/>
    <w:rsid w:val="00BA3352"/>
    <w:rsid w:val="00BA55C1"/>
    <w:rsid w:val="00BA7B62"/>
    <w:rsid w:val="00BA7CBA"/>
    <w:rsid w:val="00BB25D1"/>
    <w:rsid w:val="00BB6132"/>
    <w:rsid w:val="00BB66BC"/>
    <w:rsid w:val="00BB6B42"/>
    <w:rsid w:val="00BC2D78"/>
    <w:rsid w:val="00BC4010"/>
    <w:rsid w:val="00BC4A86"/>
    <w:rsid w:val="00BC6632"/>
    <w:rsid w:val="00BC6FAA"/>
    <w:rsid w:val="00BC7A3C"/>
    <w:rsid w:val="00BD2270"/>
    <w:rsid w:val="00BD2C98"/>
    <w:rsid w:val="00BE0BAE"/>
    <w:rsid w:val="00BE2B2A"/>
    <w:rsid w:val="00BE4205"/>
    <w:rsid w:val="00BE7193"/>
    <w:rsid w:val="00BF13BD"/>
    <w:rsid w:val="00BF3901"/>
    <w:rsid w:val="00BF40DF"/>
    <w:rsid w:val="00BF7CB3"/>
    <w:rsid w:val="00C009C2"/>
    <w:rsid w:val="00C032DF"/>
    <w:rsid w:val="00C0511A"/>
    <w:rsid w:val="00C06860"/>
    <w:rsid w:val="00C127BF"/>
    <w:rsid w:val="00C160F7"/>
    <w:rsid w:val="00C173C9"/>
    <w:rsid w:val="00C17F4E"/>
    <w:rsid w:val="00C210EB"/>
    <w:rsid w:val="00C21591"/>
    <w:rsid w:val="00C2535D"/>
    <w:rsid w:val="00C263FA"/>
    <w:rsid w:val="00C2780A"/>
    <w:rsid w:val="00C30BD7"/>
    <w:rsid w:val="00C322AE"/>
    <w:rsid w:val="00C33CCB"/>
    <w:rsid w:val="00C349DB"/>
    <w:rsid w:val="00C3744B"/>
    <w:rsid w:val="00C42649"/>
    <w:rsid w:val="00C4359A"/>
    <w:rsid w:val="00C43E83"/>
    <w:rsid w:val="00C44964"/>
    <w:rsid w:val="00C47EBD"/>
    <w:rsid w:val="00C51D55"/>
    <w:rsid w:val="00C52046"/>
    <w:rsid w:val="00C52507"/>
    <w:rsid w:val="00C54045"/>
    <w:rsid w:val="00C54A36"/>
    <w:rsid w:val="00C62179"/>
    <w:rsid w:val="00C63212"/>
    <w:rsid w:val="00C70B85"/>
    <w:rsid w:val="00C7260D"/>
    <w:rsid w:val="00C803B2"/>
    <w:rsid w:val="00C82450"/>
    <w:rsid w:val="00C90F29"/>
    <w:rsid w:val="00CA2875"/>
    <w:rsid w:val="00CB4717"/>
    <w:rsid w:val="00CB667E"/>
    <w:rsid w:val="00CB7086"/>
    <w:rsid w:val="00CB7A47"/>
    <w:rsid w:val="00CC2263"/>
    <w:rsid w:val="00CC67E9"/>
    <w:rsid w:val="00CD1856"/>
    <w:rsid w:val="00CD1DB2"/>
    <w:rsid w:val="00CD51A7"/>
    <w:rsid w:val="00CD5D71"/>
    <w:rsid w:val="00CD7468"/>
    <w:rsid w:val="00CE2482"/>
    <w:rsid w:val="00CE5025"/>
    <w:rsid w:val="00CE5AE5"/>
    <w:rsid w:val="00CE7F61"/>
    <w:rsid w:val="00CF26D0"/>
    <w:rsid w:val="00CF2DF7"/>
    <w:rsid w:val="00CF3A09"/>
    <w:rsid w:val="00CF77E1"/>
    <w:rsid w:val="00D04C37"/>
    <w:rsid w:val="00D06F33"/>
    <w:rsid w:val="00D06F46"/>
    <w:rsid w:val="00D14DA7"/>
    <w:rsid w:val="00D14FD9"/>
    <w:rsid w:val="00D1654B"/>
    <w:rsid w:val="00D17D57"/>
    <w:rsid w:val="00D22E2C"/>
    <w:rsid w:val="00D23633"/>
    <w:rsid w:val="00D23982"/>
    <w:rsid w:val="00D25E72"/>
    <w:rsid w:val="00D2738C"/>
    <w:rsid w:val="00D32F22"/>
    <w:rsid w:val="00D3548B"/>
    <w:rsid w:val="00D3550A"/>
    <w:rsid w:val="00D37370"/>
    <w:rsid w:val="00D42E47"/>
    <w:rsid w:val="00D436C3"/>
    <w:rsid w:val="00D436F7"/>
    <w:rsid w:val="00D43975"/>
    <w:rsid w:val="00D44688"/>
    <w:rsid w:val="00D465CA"/>
    <w:rsid w:val="00D521FD"/>
    <w:rsid w:val="00D53E31"/>
    <w:rsid w:val="00D54743"/>
    <w:rsid w:val="00D54EB2"/>
    <w:rsid w:val="00D5656E"/>
    <w:rsid w:val="00D579A7"/>
    <w:rsid w:val="00D6500D"/>
    <w:rsid w:val="00D65AD5"/>
    <w:rsid w:val="00D707CC"/>
    <w:rsid w:val="00D72F25"/>
    <w:rsid w:val="00D815E9"/>
    <w:rsid w:val="00D85D7C"/>
    <w:rsid w:val="00D90D45"/>
    <w:rsid w:val="00D9174C"/>
    <w:rsid w:val="00D956FD"/>
    <w:rsid w:val="00D958DE"/>
    <w:rsid w:val="00DA12D1"/>
    <w:rsid w:val="00DA1503"/>
    <w:rsid w:val="00DA22DA"/>
    <w:rsid w:val="00DA42D4"/>
    <w:rsid w:val="00DA734A"/>
    <w:rsid w:val="00DB0A77"/>
    <w:rsid w:val="00DB0EDF"/>
    <w:rsid w:val="00DB1F4E"/>
    <w:rsid w:val="00DB256F"/>
    <w:rsid w:val="00DB3A5F"/>
    <w:rsid w:val="00DC0450"/>
    <w:rsid w:val="00DC2FB9"/>
    <w:rsid w:val="00DC4A65"/>
    <w:rsid w:val="00DD7881"/>
    <w:rsid w:val="00DE27F6"/>
    <w:rsid w:val="00DE4CA3"/>
    <w:rsid w:val="00DF19C1"/>
    <w:rsid w:val="00DF1E40"/>
    <w:rsid w:val="00DF3888"/>
    <w:rsid w:val="00DF58D0"/>
    <w:rsid w:val="00E0082F"/>
    <w:rsid w:val="00E0272F"/>
    <w:rsid w:val="00E03436"/>
    <w:rsid w:val="00E042C2"/>
    <w:rsid w:val="00E059D3"/>
    <w:rsid w:val="00E12566"/>
    <w:rsid w:val="00E1662E"/>
    <w:rsid w:val="00E238AA"/>
    <w:rsid w:val="00E2504D"/>
    <w:rsid w:val="00E300A6"/>
    <w:rsid w:val="00E31D71"/>
    <w:rsid w:val="00E33F4A"/>
    <w:rsid w:val="00E41B2D"/>
    <w:rsid w:val="00E47094"/>
    <w:rsid w:val="00E52333"/>
    <w:rsid w:val="00E5316D"/>
    <w:rsid w:val="00E536C3"/>
    <w:rsid w:val="00E53BA1"/>
    <w:rsid w:val="00E57851"/>
    <w:rsid w:val="00E6120A"/>
    <w:rsid w:val="00E632E8"/>
    <w:rsid w:val="00E63366"/>
    <w:rsid w:val="00E63CA0"/>
    <w:rsid w:val="00E63CCC"/>
    <w:rsid w:val="00E658DB"/>
    <w:rsid w:val="00E65A61"/>
    <w:rsid w:val="00E67A9E"/>
    <w:rsid w:val="00E725F0"/>
    <w:rsid w:val="00E752EE"/>
    <w:rsid w:val="00E768B7"/>
    <w:rsid w:val="00E8009C"/>
    <w:rsid w:val="00E802AC"/>
    <w:rsid w:val="00E805B7"/>
    <w:rsid w:val="00E80AAA"/>
    <w:rsid w:val="00E82D3E"/>
    <w:rsid w:val="00E85431"/>
    <w:rsid w:val="00E86460"/>
    <w:rsid w:val="00E909BA"/>
    <w:rsid w:val="00E9302C"/>
    <w:rsid w:val="00E93132"/>
    <w:rsid w:val="00E94D15"/>
    <w:rsid w:val="00E94EBC"/>
    <w:rsid w:val="00EA07AF"/>
    <w:rsid w:val="00EA1434"/>
    <w:rsid w:val="00EA4254"/>
    <w:rsid w:val="00EA62DA"/>
    <w:rsid w:val="00EA6C2C"/>
    <w:rsid w:val="00EA767F"/>
    <w:rsid w:val="00EB0999"/>
    <w:rsid w:val="00EB0DAD"/>
    <w:rsid w:val="00EB37D0"/>
    <w:rsid w:val="00EB5204"/>
    <w:rsid w:val="00EC19DF"/>
    <w:rsid w:val="00EC2821"/>
    <w:rsid w:val="00EC694F"/>
    <w:rsid w:val="00EC6C5B"/>
    <w:rsid w:val="00ED1A13"/>
    <w:rsid w:val="00ED1AD3"/>
    <w:rsid w:val="00ED5C83"/>
    <w:rsid w:val="00ED67E9"/>
    <w:rsid w:val="00EE497F"/>
    <w:rsid w:val="00EE7EB1"/>
    <w:rsid w:val="00EF0374"/>
    <w:rsid w:val="00EF138D"/>
    <w:rsid w:val="00EF1623"/>
    <w:rsid w:val="00EF1DD3"/>
    <w:rsid w:val="00EF3540"/>
    <w:rsid w:val="00EF7472"/>
    <w:rsid w:val="00F00CAF"/>
    <w:rsid w:val="00F024DB"/>
    <w:rsid w:val="00F04AFE"/>
    <w:rsid w:val="00F05822"/>
    <w:rsid w:val="00F143A1"/>
    <w:rsid w:val="00F16022"/>
    <w:rsid w:val="00F204CB"/>
    <w:rsid w:val="00F20959"/>
    <w:rsid w:val="00F21240"/>
    <w:rsid w:val="00F21794"/>
    <w:rsid w:val="00F23100"/>
    <w:rsid w:val="00F24A84"/>
    <w:rsid w:val="00F26468"/>
    <w:rsid w:val="00F2718B"/>
    <w:rsid w:val="00F30C09"/>
    <w:rsid w:val="00F40970"/>
    <w:rsid w:val="00F43D14"/>
    <w:rsid w:val="00F4758F"/>
    <w:rsid w:val="00F505BB"/>
    <w:rsid w:val="00F50BC6"/>
    <w:rsid w:val="00F52682"/>
    <w:rsid w:val="00F52F31"/>
    <w:rsid w:val="00F5623A"/>
    <w:rsid w:val="00F62E19"/>
    <w:rsid w:val="00F71882"/>
    <w:rsid w:val="00F72004"/>
    <w:rsid w:val="00F72236"/>
    <w:rsid w:val="00F759FF"/>
    <w:rsid w:val="00F77DAE"/>
    <w:rsid w:val="00F815A7"/>
    <w:rsid w:val="00F81DE3"/>
    <w:rsid w:val="00F82DCA"/>
    <w:rsid w:val="00F847B7"/>
    <w:rsid w:val="00F85DDE"/>
    <w:rsid w:val="00F877B0"/>
    <w:rsid w:val="00F907AA"/>
    <w:rsid w:val="00F93665"/>
    <w:rsid w:val="00F93BF2"/>
    <w:rsid w:val="00F93DFD"/>
    <w:rsid w:val="00F942E9"/>
    <w:rsid w:val="00F95126"/>
    <w:rsid w:val="00F9770B"/>
    <w:rsid w:val="00FA0CD0"/>
    <w:rsid w:val="00FA1EC2"/>
    <w:rsid w:val="00FA3DE8"/>
    <w:rsid w:val="00FA7EAC"/>
    <w:rsid w:val="00FB02A8"/>
    <w:rsid w:val="00FB21B0"/>
    <w:rsid w:val="00FC006F"/>
    <w:rsid w:val="00FC170C"/>
    <w:rsid w:val="00FD294A"/>
    <w:rsid w:val="00FD2B26"/>
    <w:rsid w:val="00FE1653"/>
    <w:rsid w:val="00FE2823"/>
    <w:rsid w:val="00FE4395"/>
    <w:rsid w:val="00FE5912"/>
    <w:rsid w:val="00FF6202"/>
    <w:rsid w:val="00FF652F"/>
    <w:rsid w:val="00FF76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721C87"/>
  <w15:chartTrackingRefBased/>
  <w15:docId w15:val="{BF141D30-6BD2-47D8-9F44-60FAD0D6E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Normal Indent" w:uiPriority="99"/>
    <w:lsdException w:name="caption" w:semiHidden="1" w:unhideWhenUsed="1" w:qFormat="1"/>
    <w:lsdException w:name="Title" w:qFormat="1"/>
    <w:lsdException w:name="Body Text" w:uiPriority="99"/>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92C9C"/>
    <w:rPr>
      <w:kern w:val="2"/>
      <w:sz w:val="21"/>
      <w:szCs w:val="21"/>
    </w:rPr>
  </w:style>
  <w:style w:type="paragraph" w:styleId="1">
    <w:name w:val="heading 1"/>
    <w:basedOn w:val="2"/>
    <w:next w:val="a0"/>
    <w:link w:val="1Char"/>
    <w:qFormat/>
    <w:rsid w:val="008D4995"/>
    <w:pPr>
      <w:numPr>
        <w:ilvl w:val="1"/>
      </w:numPr>
      <w:outlineLvl w:val="0"/>
    </w:pPr>
  </w:style>
  <w:style w:type="paragraph" w:styleId="2">
    <w:name w:val="heading 2"/>
    <w:basedOn w:val="a0"/>
    <w:next w:val="a0"/>
    <w:link w:val="2Char"/>
    <w:uiPriority w:val="9"/>
    <w:unhideWhenUsed/>
    <w:rsid w:val="00B20AC2"/>
    <w:pPr>
      <w:keepNext/>
      <w:keepLines/>
      <w:numPr>
        <w:ilvl w:val="3"/>
        <w:numId w:val="17"/>
      </w:numPr>
      <w:spacing w:before="240" w:after="240" w:line="415" w:lineRule="auto"/>
      <w:ind w:hanging="709"/>
      <w:outlineLvl w:val="1"/>
    </w:pPr>
    <w:rPr>
      <w:rFonts w:ascii="Calibri" w:eastAsia="楷体_GB2312" w:hAnsi="Calibri"/>
      <w:b/>
      <w:bCs/>
      <w:sz w:val="24"/>
      <w:szCs w:val="32"/>
    </w:rPr>
  </w:style>
  <w:style w:type="paragraph" w:styleId="3">
    <w:name w:val="heading 3"/>
    <w:basedOn w:val="1"/>
    <w:next w:val="a0"/>
    <w:link w:val="3Char"/>
    <w:uiPriority w:val="9"/>
    <w:unhideWhenUsed/>
    <w:qFormat/>
    <w:rsid w:val="00FC170C"/>
    <w:pPr>
      <w:numPr>
        <w:ilvl w:val="2"/>
      </w:numPr>
      <w:outlineLvl w:val="2"/>
    </w:pPr>
  </w:style>
  <w:style w:type="paragraph" w:styleId="50">
    <w:name w:val="heading 5"/>
    <w:basedOn w:val="a0"/>
    <w:next w:val="a0"/>
    <w:link w:val="5Char"/>
    <w:semiHidden/>
    <w:unhideWhenUsed/>
    <w:qFormat/>
    <w:rsid w:val="00315145"/>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uiPriority w:val="9"/>
    <w:rsid w:val="00B20AC2"/>
    <w:rPr>
      <w:rFonts w:ascii="Calibri" w:eastAsia="楷体_GB2312" w:hAnsi="Calibri"/>
      <w:b/>
      <w:bCs/>
      <w:kern w:val="2"/>
      <w:sz w:val="24"/>
      <w:szCs w:val="32"/>
    </w:rPr>
  </w:style>
  <w:style w:type="character" w:styleId="a4">
    <w:name w:val="Hyperlink"/>
    <w:uiPriority w:val="99"/>
    <w:unhideWhenUsed/>
    <w:rsid w:val="00AC4CBC"/>
    <w:rPr>
      <w:color w:val="0000FF"/>
      <w:u w:val="single"/>
    </w:rPr>
  </w:style>
  <w:style w:type="character" w:customStyle="1" w:styleId="3Char">
    <w:name w:val="标题 3 Char"/>
    <w:link w:val="3"/>
    <w:uiPriority w:val="9"/>
    <w:rsid w:val="00FC170C"/>
    <w:rPr>
      <w:rFonts w:ascii="Calibri" w:eastAsia="楷体_GB2312" w:hAnsi="Calibri"/>
      <w:b/>
      <w:bCs/>
      <w:kern w:val="2"/>
      <w:sz w:val="24"/>
      <w:szCs w:val="32"/>
    </w:rPr>
  </w:style>
  <w:style w:type="paragraph" w:styleId="a5">
    <w:name w:val="Normal Indent"/>
    <w:basedOn w:val="a0"/>
    <w:uiPriority w:val="99"/>
    <w:rsid w:val="00AC4CBC"/>
    <w:pPr>
      <w:ind w:firstLine="420"/>
    </w:pPr>
    <w:rPr>
      <w:sz w:val="24"/>
      <w:szCs w:val="20"/>
    </w:rPr>
  </w:style>
  <w:style w:type="paragraph" w:styleId="a6">
    <w:name w:val="Body Text"/>
    <w:basedOn w:val="a0"/>
    <w:link w:val="Char"/>
    <w:uiPriority w:val="99"/>
    <w:unhideWhenUsed/>
    <w:rsid w:val="00AC4CBC"/>
    <w:pPr>
      <w:spacing w:after="120"/>
    </w:pPr>
    <w:rPr>
      <w:szCs w:val="24"/>
    </w:rPr>
  </w:style>
  <w:style w:type="character" w:customStyle="1" w:styleId="Char">
    <w:name w:val="正文文本 Char"/>
    <w:link w:val="a6"/>
    <w:uiPriority w:val="99"/>
    <w:rsid w:val="00AC4CBC"/>
    <w:rPr>
      <w:kern w:val="2"/>
      <w:sz w:val="21"/>
      <w:szCs w:val="24"/>
    </w:rPr>
  </w:style>
  <w:style w:type="paragraph" w:styleId="a7">
    <w:name w:val="List Paragraph"/>
    <w:basedOn w:val="a0"/>
    <w:uiPriority w:val="34"/>
    <w:qFormat/>
    <w:rsid w:val="00AC4CBC"/>
    <w:pPr>
      <w:ind w:firstLineChars="200" w:firstLine="420"/>
    </w:pPr>
    <w:rPr>
      <w:rFonts w:ascii="Calibri" w:hAnsi="Calibri"/>
      <w:szCs w:val="22"/>
    </w:rPr>
  </w:style>
  <w:style w:type="paragraph" w:styleId="20">
    <w:name w:val="Body Text Indent 2"/>
    <w:basedOn w:val="a0"/>
    <w:link w:val="2Char0"/>
    <w:rsid w:val="00AC4CBC"/>
    <w:pPr>
      <w:spacing w:after="120" w:line="480" w:lineRule="auto"/>
      <w:ind w:leftChars="200" w:left="420"/>
    </w:pPr>
  </w:style>
  <w:style w:type="character" w:customStyle="1" w:styleId="2Char0">
    <w:name w:val="正文文本缩进 2 Char"/>
    <w:link w:val="20"/>
    <w:rsid w:val="00AC4CBC"/>
    <w:rPr>
      <w:kern w:val="2"/>
      <w:sz w:val="21"/>
      <w:szCs w:val="21"/>
    </w:rPr>
  </w:style>
  <w:style w:type="paragraph" w:styleId="a8">
    <w:name w:val="header"/>
    <w:basedOn w:val="a0"/>
    <w:link w:val="Char0"/>
    <w:rsid w:val="005B1337"/>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8"/>
    <w:rsid w:val="005B1337"/>
    <w:rPr>
      <w:kern w:val="2"/>
      <w:sz w:val="18"/>
      <w:szCs w:val="18"/>
    </w:rPr>
  </w:style>
  <w:style w:type="paragraph" w:styleId="a9">
    <w:name w:val="footer"/>
    <w:basedOn w:val="a0"/>
    <w:link w:val="Char1"/>
    <w:rsid w:val="005B1337"/>
    <w:pPr>
      <w:tabs>
        <w:tab w:val="center" w:pos="4153"/>
        <w:tab w:val="right" w:pos="8306"/>
      </w:tabs>
      <w:snapToGrid w:val="0"/>
    </w:pPr>
    <w:rPr>
      <w:sz w:val="18"/>
      <w:szCs w:val="18"/>
    </w:rPr>
  </w:style>
  <w:style w:type="character" w:customStyle="1" w:styleId="Char1">
    <w:name w:val="页脚 Char"/>
    <w:link w:val="a9"/>
    <w:rsid w:val="005B1337"/>
    <w:rPr>
      <w:kern w:val="2"/>
      <w:sz w:val="18"/>
      <w:szCs w:val="18"/>
    </w:rPr>
  </w:style>
  <w:style w:type="character" w:styleId="aa">
    <w:name w:val="Intense Emphasis"/>
    <w:uiPriority w:val="21"/>
    <w:qFormat/>
    <w:rsid w:val="004C72E1"/>
    <w:rPr>
      <w:i/>
      <w:iCs/>
      <w:color w:val="5B9BD5"/>
    </w:rPr>
  </w:style>
  <w:style w:type="paragraph" w:customStyle="1" w:styleId="IEEEReferenceItem">
    <w:name w:val="IEEE Reference Item"/>
    <w:basedOn w:val="a0"/>
    <w:rsid w:val="00C2780A"/>
    <w:pPr>
      <w:numPr>
        <w:numId w:val="8"/>
      </w:numPr>
      <w:adjustRightInd w:val="0"/>
      <w:snapToGrid w:val="0"/>
    </w:pPr>
    <w:rPr>
      <w:kern w:val="0"/>
      <w:sz w:val="16"/>
      <w:szCs w:val="24"/>
    </w:rPr>
  </w:style>
  <w:style w:type="character" w:customStyle="1" w:styleId="Char2">
    <w:name w:val="尾注文本 Char"/>
    <w:link w:val="ab"/>
    <w:uiPriority w:val="99"/>
    <w:rsid w:val="00C2780A"/>
    <w:rPr>
      <w:kern w:val="2"/>
      <w:sz w:val="21"/>
      <w:szCs w:val="22"/>
    </w:rPr>
  </w:style>
  <w:style w:type="paragraph" w:styleId="ab">
    <w:name w:val="endnote text"/>
    <w:basedOn w:val="a0"/>
    <w:link w:val="Char2"/>
    <w:unhideWhenUsed/>
    <w:rsid w:val="00C2780A"/>
    <w:pPr>
      <w:snapToGrid w:val="0"/>
    </w:pPr>
    <w:rPr>
      <w:szCs w:val="22"/>
    </w:rPr>
  </w:style>
  <w:style w:type="character" w:customStyle="1" w:styleId="Char10">
    <w:name w:val="尾注文本 Char1"/>
    <w:rsid w:val="00C2780A"/>
    <w:rPr>
      <w:kern w:val="2"/>
      <w:sz w:val="21"/>
      <w:szCs w:val="21"/>
    </w:rPr>
  </w:style>
  <w:style w:type="character" w:styleId="ac">
    <w:name w:val="Placeholder Text"/>
    <w:uiPriority w:val="99"/>
    <w:semiHidden/>
    <w:rsid w:val="00014D85"/>
    <w:rPr>
      <w:color w:val="808080"/>
    </w:rPr>
  </w:style>
  <w:style w:type="character" w:customStyle="1" w:styleId="1Char">
    <w:name w:val="标题 1 Char"/>
    <w:link w:val="1"/>
    <w:rsid w:val="008D4995"/>
    <w:rPr>
      <w:rFonts w:ascii="Calibri" w:eastAsia="楷体_GB2312" w:hAnsi="Calibri"/>
      <w:b/>
      <w:bCs/>
      <w:kern w:val="2"/>
      <w:sz w:val="24"/>
      <w:szCs w:val="32"/>
    </w:rPr>
  </w:style>
  <w:style w:type="paragraph" w:styleId="a">
    <w:name w:val="Title"/>
    <w:basedOn w:val="a0"/>
    <w:next w:val="a0"/>
    <w:link w:val="Char3"/>
    <w:qFormat/>
    <w:rsid w:val="00315145"/>
    <w:pPr>
      <w:numPr>
        <w:ilvl w:val="3"/>
        <w:numId w:val="18"/>
      </w:numPr>
      <w:spacing w:before="240" w:after="60"/>
      <w:outlineLvl w:val="3"/>
    </w:pPr>
    <w:rPr>
      <w:rFonts w:ascii="楷体" w:eastAsia="楷体" w:hAnsi="楷体" w:cstheme="majorBidi"/>
      <w:b/>
      <w:bCs/>
      <w:sz w:val="24"/>
      <w:szCs w:val="24"/>
    </w:rPr>
  </w:style>
  <w:style w:type="character" w:customStyle="1" w:styleId="Char3">
    <w:name w:val="标题 Char"/>
    <w:basedOn w:val="a1"/>
    <w:link w:val="a"/>
    <w:rsid w:val="00315145"/>
    <w:rPr>
      <w:rFonts w:ascii="楷体" w:eastAsia="楷体" w:hAnsi="楷体" w:cstheme="majorBidi"/>
      <w:b/>
      <w:bCs/>
      <w:kern w:val="2"/>
      <w:sz w:val="24"/>
      <w:szCs w:val="24"/>
    </w:rPr>
  </w:style>
  <w:style w:type="paragraph" w:styleId="ad">
    <w:name w:val="caption"/>
    <w:basedOn w:val="a0"/>
    <w:next w:val="a0"/>
    <w:unhideWhenUsed/>
    <w:qFormat/>
    <w:rsid w:val="00B20AC2"/>
    <w:rPr>
      <w:rFonts w:asciiTheme="majorHAnsi" w:eastAsia="黑体" w:hAnsiTheme="majorHAnsi" w:cstheme="majorBidi"/>
      <w:sz w:val="20"/>
      <w:szCs w:val="20"/>
    </w:rPr>
  </w:style>
  <w:style w:type="paragraph" w:styleId="ae">
    <w:name w:val="Subtitle"/>
    <w:basedOn w:val="a0"/>
    <w:next w:val="a0"/>
    <w:link w:val="Char4"/>
    <w:qFormat/>
    <w:rsid w:val="00315145"/>
    <w:pPr>
      <w:spacing w:before="240" w:after="60" w:line="312" w:lineRule="auto"/>
      <w:jc w:val="center"/>
      <w:outlineLvl w:val="4"/>
    </w:pPr>
    <w:rPr>
      <w:rFonts w:asciiTheme="majorHAnsi" w:hAnsiTheme="majorHAnsi" w:cstheme="majorBidi"/>
      <w:b/>
      <w:bCs/>
      <w:kern w:val="28"/>
      <w:sz w:val="32"/>
      <w:szCs w:val="32"/>
    </w:rPr>
  </w:style>
  <w:style w:type="character" w:customStyle="1" w:styleId="Char4">
    <w:name w:val="副标题 Char"/>
    <w:basedOn w:val="a1"/>
    <w:link w:val="ae"/>
    <w:rsid w:val="00315145"/>
    <w:rPr>
      <w:rFonts w:asciiTheme="majorHAnsi" w:hAnsiTheme="majorHAnsi" w:cstheme="majorBidi"/>
      <w:b/>
      <w:bCs/>
      <w:kern w:val="28"/>
      <w:sz w:val="32"/>
      <w:szCs w:val="32"/>
    </w:rPr>
  </w:style>
  <w:style w:type="paragraph" w:customStyle="1" w:styleId="5">
    <w:name w:val="标题5"/>
    <w:basedOn w:val="50"/>
    <w:link w:val="5Char0"/>
    <w:qFormat/>
    <w:rsid w:val="00315145"/>
    <w:pPr>
      <w:numPr>
        <w:ilvl w:val="4"/>
        <w:numId w:val="19"/>
      </w:numPr>
      <w:spacing w:line="400" w:lineRule="exact"/>
    </w:pPr>
    <w:rPr>
      <w:rFonts w:ascii="楷体_GB2312" w:eastAsia="楷体_GB2312"/>
      <w:sz w:val="24"/>
    </w:rPr>
  </w:style>
  <w:style w:type="paragraph" w:customStyle="1" w:styleId="07415">
    <w:name w:val="样式 小四 左 首行缩进:  0.74 厘米 行距: 1.5 倍行距"/>
    <w:basedOn w:val="a0"/>
    <w:qFormat/>
    <w:rsid w:val="0032281E"/>
    <w:pPr>
      <w:widowControl w:val="0"/>
      <w:spacing w:line="400" w:lineRule="exact"/>
      <w:ind w:firstLine="420"/>
    </w:pPr>
    <w:rPr>
      <w:rFonts w:cs="宋体"/>
      <w:kern w:val="0"/>
      <w:sz w:val="24"/>
      <w:szCs w:val="20"/>
    </w:rPr>
  </w:style>
  <w:style w:type="character" w:customStyle="1" w:styleId="5Char0">
    <w:name w:val="标题5 Char"/>
    <w:basedOn w:val="a1"/>
    <w:link w:val="5"/>
    <w:rsid w:val="00315145"/>
    <w:rPr>
      <w:rFonts w:ascii="楷体_GB2312" w:eastAsia="楷体_GB2312"/>
      <w:b/>
      <w:bCs/>
      <w:kern w:val="2"/>
      <w:sz w:val="24"/>
      <w:szCs w:val="28"/>
    </w:rPr>
  </w:style>
  <w:style w:type="character" w:customStyle="1" w:styleId="5Char">
    <w:name w:val="标题 5 Char"/>
    <w:basedOn w:val="a1"/>
    <w:link w:val="50"/>
    <w:semiHidden/>
    <w:rsid w:val="00315145"/>
    <w:rPr>
      <w:b/>
      <w:bCs/>
      <w:kern w:val="2"/>
      <w:sz w:val="28"/>
      <w:szCs w:val="28"/>
    </w:rPr>
  </w:style>
  <w:style w:type="paragraph" w:customStyle="1" w:styleId="references">
    <w:name w:val="references"/>
    <w:rsid w:val="00F759FF"/>
    <w:pPr>
      <w:numPr>
        <w:numId w:val="26"/>
      </w:numPr>
      <w:spacing w:after="50" w:line="180" w:lineRule="exact"/>
      <w:jc w:val="both"/>
    </w:pPr>
    <w:rPr>
      <w:rFonts w:eastAsia="MS Mincho"/>
      <w:noProof/>
      <w:sz w:val="16"/>
      <w:szCs w:val="16"/>
      <w:lang w:eastAsia="en-US"/>
    </w:rPr>
  </w:style>
  <w:style w:type="paragraph" w:styleId="af">
    <w:name w:val="Balloon Text"/>
    <w:basedOn w:val="a0"/>
    <w:link w:val="Char5"/>
    <w:rsid w:val="005C0D30"/>
    <w:rPr>
      <w:sz w:val="18"/>
      <w:szCs w:val="18"/>
    </w:rPr>
  </w:style>
  <w:style w:type="character" w:customStyle="1" w:styleId="Char5">
    <w:name w:val="批注框文本 Char"/>
    <w:basedOn w:val="a1"/>
    <w:link w:val="af"/>
    <w:rsid w:val="005C0D30"/>
    <w:rPr>
      <w:kern w:val="2"/>
      <w:sz w:val="18"/>
      <w:szCs w:val="18"/>
    </w:rPr>
  </w:style>
  <w:style w:type="character" w:styleId="af0">
    <w:name w:val="annotation reference"/>
    <w:basedOn w:val="a1"/>
    <w:rsid w:val="005C0D30"/>
    <w:rPr>
      <w:sz w:val="21"/>
      <w:szCs w:val="21"/>
    </w:rPr>
  </w:style>
  <w:style w:type="paragraph" w:styleId="af1">
    <w:name w:val="annotation text"/>
    <w:basedOn w:val="a0"/>
    <w:link w:val="Char6"/>
    <w:rsid w:val="005C0D30"/>
  </w:style>
  <w:style w:type="character" w:customStyle="1" w:styleId="Char6">
    <w:name w:val="批注文字 Char"/>
    <w:basedOn w:val="a1"/>
    <w:link w:val="af1"/>
    <w:rsid w:val="005C0D30"/>
    <w:rPr>
      <w:kern w:val="2"/>
      <w:sz w:val="21"/>
      <w:szCs w:val="21"/>
    </w:rPr>
  </w:style>
  <w:style w:type="paragraph" w:styleId="af2">
    <w:name w:val="annotation subject"/>
    <w:basedOn w:val="af1"/>
    <w:next w:val="af1"/>
    <w:link w:val="Char7"/>
    <w:rsid w:val="005C0D30"/>
    <w:rPr>
      <w:b/>
      <w:bCs/>
    </w:rPr>
  </w:style>
  <w:style w:type="character" w:customStyle="1" w:styleId="Char7">
    <w:name w:val="批注主题 Char"/>
    <w:basedOn w:val="Char6"/>
    <w:link w:val="af2"/>
    <w:rsid w:val="005C0D30"/>
    <w:rPr>
      <w:b/>
      <w:bCs/>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wmf"/><Relationship Id="rId39" Type="http://schemas.openxmlformats.org/officeDocument/2006/relationships/image" Target="media/image22.png"/><Relationship Id="rId21" Type="http://schemas.openxmlformats.org/officeDocument/2006/relationships/image" Target="file:///C:\Users\Gsy\AppData\Roaming\Tencent\Users\835373492\QQ\WinTemp\RichOle\BFKM@G17@V7OL~(EOHO2H0P.png" TargetMode="External"/><Relationship Id="rId34" Type="http://schemas.openxmlformats.org/officeDocument/2006/relationships/oleObject" Target="embeddings/oleObject4.bin"/><Relationship Id="rId42" Type="http://schemas.openxmlformats.org/officeDocument/2006/relationships/image" Target="media/image24.emf"/><Relationship Id="rId7" Type="http://schemas.openxmlformats.org/officeDocument/2006/relationships/hyperlink" Target="http://dx.doi.org/10.1023/A:1007649029923"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oleObject" Target="embeddings/oleObject3.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wmf"/><Relationship Id="rId32" Type="http://schemas.openxmlformats.org/officeDocument/2006/relationships/package" Target="embeddings/Microsoft_Visio___1.vsdx"/><Relationship Id="rId37" Type="http://schemas.openxmlformats.org/officeDocument/2006/relationships/image" Target="media/image20.png"/><Relationship Id="rId40" Type="http://schemas.openxmlformats.org/officeDocument/2006/relationships/image" Target="media/image23.emf"/><Relationship Id="rId45"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wmf"/><Relationship Id="rId36" Type="http://schemas.openxmlformats.org/officeDocument/2006/relationships/oleObject" Target="embeddings/oleObject5.bin"/><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7.emf"/><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oleObject" Target="embeddings/oleObject2.bin"/><Relationship Id="rId30" Type="http://schemas.openxmlformats.org/officeDocument/2006/relationships/image" Target="media/image16.png"/><Relationship Id="rId35" Type="http://schemas.openxmlformats.org/officeDocument/2006/relationships/image" Target="media/image19.wmf"/><Relationship Id="rId43" Type="http://schemas.openxmlformats.org/officeDocument/2006/relationships/package" Target="embeddings/Microsoft_Visio___3.vsdx"/><Relationship Id="rId8" Type="http://schemas.openxmlformats.org/officeDocument/2006/relationships/hyperlink" Target="http://dx.doi.org/10.1016/j.patcog.2006.12.019"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oleObject" Target="embeddings/oleObject1.bin"/><Relationship Id="rId33" Type="http://schemas.openxmlformats.org/officeDocument/2006/relationships/image" Target="media/image18.wmf"/><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package" Target="embeddings/Microsoft_Visio___2.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51</Pages>
  <Words>7715</Words>
  <Characters>43978</Characters>
  <Application>Microsoft Office Word</Application>
  <DocSecurity>0</DocSecurity>
  <Lines>366</Lines>
  <Paragraphs>103</Paragraphs>
  <ScaleCrop>false</ScaleCrop>
  <Company>nsfc</Company>
  <LinksUpToDate>false</LinksUpToDate>
  <CharactersWithSpaces>51590</CharactersWithSpaces>
  <SharedDoc>false</SharedDoc>
  <HLinks>
    <vt:vector size="18" baseType="variant">
      <vt:variant>
        <vt:i4>4063338</vt:i4>
      </vt:variant>
      <vt:variant>
        <vt:i4>3</vt:i4>
      </vt:variant>
      <vt:variant>
        <vt:i4>0</vt:i4>
      </vt:variant>
      <vt:variant>
        <vt:i4>5</vt:i4>
      </vt:variant>
      <vt:variant>
        <vt:lpwstr>http://dx.doi.org/10.1016/j.patcog.2006.12.019</vt:lpwstr>
      </vt:variant>
      <vt:variant>
        <vt:lpwstr/>
      </vt:variant>
      <vt:variant>
        <vt:i4>5439500</vt:i4>
      </vt:variant>
      <vt:variant>
        <vt:i4>0</vt:i4>
      </vt:variant>
      <vt:variant>
        <vt:i4>0</vt:i4>
      </vt:variant>
      <vt:variant>
        <vt:i4>5</vt:i4>
      </vt:variant>
      <vt:variant>
        <vt:lpwstr>http://dx.doi.org/10.1023/A:1007649029923</vt:lpwstr>
      </vt:variant>
      <vt:variant>
        <vt:lpwstr/>
      </vt:variant>
      <vt:variant>
        <vt:i4>4128871</vt:i4>
      </vt:variant>
      <vt:variant>
        <vt:i4>3</vt:i4>
      </vt:variant>
      <vt:variant>
        <vt:i4>0</vt:i4>
      </vt:variant>
      <vt:variant>
        <vt:i4>5</vt:i4>
      </vt:variant>
      <vt:variant>
        <vt:lpwstr>http://www.flickr.com/%3c/link</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正文：参照以下提纲撰写，要求内容翔实、清晰，层次分明，标题突出</dc:title>
  <dc:subject/>
  <dc:creator>wangyr</dc:creator>
  <cp:keywords/>
  <dc:description/>
  <cp:lastModifiedBy>dfl</cp:lastModifiedBy>
  <cp:revision>2</cp:revision>
  <cp:lastPrinted>2016-03-09T02:02:00Z</cp:lastPrinted>
  <dcterms:created xsi:type="dcterms:W3CDTF">2018-07-18T06:43:00Z</dcterms:created>
  <dcterms:modified xsi:type="dcterms:W3CDTF">2018-07-18T06:43:00Z</dcterms:modified>
</cp:coreProperties>
</file>